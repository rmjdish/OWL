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3AE00" w14:textId="77777777" w:rsidR="00505E87" w:rsidRDefault="00760334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Smoking</w:t>
      </w:r>
      <w:r w:rsidR="0006118A">
        <w:rPr>
          <w:b/>
          <w:sz w:val="24"/>
          <w:szCs w:val="24"/>
        </w:rPr>
        <w:t xml:space="preserve"> up to 1999</w:t>
      </w:r>
    </w:p>
    <w:p w14:paraId="7206F649" w14:textId="77777777" w:rsidR="003544FF" w:rsidRDefault="00747535" w:rsidP="007246FE">
      <w:pPr>
        <w:spacing w:after="0" w:line="240" w:lineRule="auto"/>
      </w:pPr>
      <w:r>
        <w:t>Smoking status, smoking history and number of cigarettes smoked at ages 20, 25, 31, 36, 43 and 53.</w:t>
      </w:r>
    </w:p>
    <w:p w14:paraId="102348E1" w14:textId="77777777" w:rsidR="00747535" w:rsidRDefault="00747535" w:rsidP="007246FE">
      <w:pPr>
        <w:spacing w:after="0" w:line="240" w:lineRule="auto"/>
      </w:pPr>
    </w:p>
    <w:p w14:paraId="5ABF7DEC" w14:textId="26B1BBCB" w:rsidR="000335FE" w:rsidRDefault="00270677" w:rsidP="00DD47C9">
      <w:pPr>
        <w:pBdr>
          <w:bottom w:val="single" w:sz="4" w:space="1" w:color="auto"/>
        </w:pBdr>
        <w:spacing w:line="240" w:lineRule="auto"/>
        <w:rPr>
          <w:ins w:id="0" w:author="Karen Mackinnon" w:date="2016-10-25T11:04:00Z"/>
        </w:rPr>
      </w:pPr>
      <w:r>
        <w:t xml:space="preserve">Smoking status and smoking history variables provide the same information with individuals categorised as current smokers, ex-smokers and non-smokers. The smoking status variables only use the response of the study member at that particular questionnaire. The smoking history variables account for responses at previous data collections. </w:t>
      </w:r>
      <w:r w:rsidR="00747535">
        <w:t>The cigs</w:t>
      </w:r>
      <w:r w:rsidR="008D098A">
        <w:t>t</w:t>
      </w:r>
      <w:r w:rsidR="00747535">
        <w:t>a</w:t>
      </w:r>
      <w:r w:rsidR="008D098A">
        <w:t>71</w:t>
      </w:r>
      <w:r w:rsidR="00747535">
        <w:t xml:space="preserve">c to cigsta99c variables </w:t>
      </w:r>
      <w:r w:rsidR="00AB758C">
        <w:t xml:space="preserve">are based on cigsta71 to cigsta99 but </w:t>
      </w:r>
      <w:r w:rsidR="00747535">
        <w:t>have been cleaned to remove inconsistent replies across waves. Non-smokers (code 3) have been changed to ex-smokers (code 2) if they had been recorded as a smoker (1) in previous years. The overall Ns recorded in cigsta66-cig</w:t>
      </w:r>
      <w:r w:rsidR="00DD47C9">
        <w:t>sta</w:t>
      </w:r>
      <w:r w:rsidR="00747535">
        <w:t>99 are the same as cigs</w:t>
      </w:r>
      <w:r w:rsidR="00DD47C9">
        <w:t>t</w:t>
      </w:r>
      <w:r w:rsidR="00747535">
        <w:t xml:space="preserve">a66c to cigsta99c but there are fewer non-smokers in this set of variables as a result of the cleaning.  </w:t>
      </w:r>
    </w:p>
    <w:p w14:paraId="73ECD9DD" w14:textId="77777777" w:rsidR="004D47E2" w:rsidRDefault="004D47E2" w:rsidP="00DD47C9">
      <w:pPr>
        <w:pBdr>
          <w:bottom w:val="single" w:sz="4" w:space="1" w:color="auto"/>
        </w:pBdr>
        <w:spacing w:line="240" w:lineRule="auto"/>
        <w:rPr>
          <w:szCs w:val="20"/>
        </w:rPr>
      </w:pPr>
    </w:p>
    <w:p w14:paraId="2E1226F1" w14:textId="77777777" w:rsidR="008652D6" w:rsidRPr="00CF5EC7" w:rsidRDefault="00760334" w:rsidP="008652D6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cigsta66, cigsta71, cigsta72, cigsta82, cigsta89, cigsta99</w:t>
      </w:r>
    </w:p>
    <w:p w14:paraId="096CBF2D" w14:textId="77777777" w:rsidR="008652D6" w:rsidRPr="00CF5EC7" w:rsidRDefault="008652D6" w:rsidP="008652D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760334">
        <w:rPr>
          <w:sz w:val="20"/>
          <w:szCs w:val="20"/>
        </w:rPr>
        <w:t>Smoking status</w:t>
      </w:r>
      <w:r>
        <w:rPr>
          <w:sz w:val="20"/>
          <w:szCs w:val="20"/>
        </w:rPr>
        <w:t xml:space="preserve"> </w:t>
      </w:r>
      <w:r w:rsidR="00760334">
        <w:rPr>
          <w:sz w:val="20"/>
          <w:szCs w:val="20"/>
        </w:rPr>
        <w:t xml:space="preserve">at </w:t>
      </w:r>
      <w:r>
        <w:rPr>
          <w:sz w:val="20"/>
          <w:szCs w:val="20"/>
        </w:rPr>
        <w:t>age</w:t>
      </w:r>
      <w:r w:rsidR="00093DE9">
        <w:rPr>
          <w:sz w:val="20"/>
          <w:szCs w:val="20"/>
        </w:rPr>
        <w:t>s</w:t>
      </w:r>
      <w:r>
        <w:rPr>
          <w:sz w:val="20"/>
          <w:szCs w:val="20"/>
        </w:rPr>
        <w:t xml:space="preserve"> </w:t>
      </w:r>
      <w:r w:rsidR="00760334">
        <w:rPr>
          <w:b/>
          <w:sz w:val="20"/>
          <w:szCs w:val="20"/>
        </w:rPr>
        <w:t>20, 25, 31, 36, 43, 53yrs</w:t>
      </w:r>
    </w:p>
    <w:p w14:paraId="2BEEC9BC" w14:textId="77777777" w:rsidR="008652D6" w:rsidRDefault="008652D6" w:rsidP="008652D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</w:t>
      </w:r>
      <w:r w:rsidR="00760334">
        <w:rPr>
          <w:sz w:val="20"/>
          <w:szCs w:val="20"/>
        </w:rPr>
        <w:t>66, 1971, 1972, 1982, 1989, 1999</w:t>
      </w:r>
    </w:p>
    <w:p w14:paraId="02BE0778" w14:textId="77777777" w:rsidR="008652D6" w:rsidRPr="00CF5EC7" w:rsidRDefault="008652D6" w:rsidP="008652D6">
      <w:pPr>
        <w:spacing w:after="0" w:line="240" w:lineRule="auto"/>
        <w:rPr>
          <w:sz w:val="20"/>
          <w:szCs w:val="20"/>
        </w:rPr>
      </w:pPr>
    </w:p>
    <w:p w14:paraId="4F3135B9" w14:textId="77777777" w:rsidR="008652D6" w:rsidRPr="00CF5EC7" w:rsidRDefault="008652D6" w:rsidP="008652D6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2DE6DDB7" w14:textId="77777777" w:rsidR="008652D6" w:rsidRDefault="008652D6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="00061A1A">
        <w:rPr>
          <w:sz w:val="20"/>
          <w:szCs w:val="20"/>
        </w:rPr>
        <w:t>Current</w:t>
      </w:r>
    </w:p>
    <w:p w14:paraId="0CD4885B" w14:textId="77777777" w:rsidR="008652D6" w:rsidRDefault="008652D6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</w:r>
      <w:r w:rsidR="00061A1A">
        <w:rPr>
          <w:sz w:val="20"/>
          <w:szCs w:val="20"/>
        </w:rPr>
        <w:t>Ex</w:t>
      </w:r>
    </w:p>
    <w:p w14:paraId="507FBA7D" w14:textId="77777777" w:rsidR="008652D6" w:rsidRDefault="008652D6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3   </w:t>
      </w:r>
      <w:r>
        <w:rPr>
          <w:sz w:val="20"/>
          <w:szCs w:val="20"/>
        </w:rPr>
        <w:tab/>
      </w:r>
      <w:r w:rsidR="00061A1A">
        <w:rPr>
          <w:sz w:val="20"/>
          <w:szCs w:val="20"/>
        </w:rPr>
        <w:t>Never</w:t>
      </w:r>
    </w:p>
    <w:p w14:paraId="4F22266D" w14:textId="77777777" w:rsidR="008652D6" w:rsidRDefault="00061A1A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</w:t>
      </w:r>
      <w:r w:rsidR="008652D6">
        <w:rPr>
          <w:sz w:val="20"/>
          <w:szCs w:val="20"/>
        </w:rPr>
        <w:tab/>
      </w:r>
      <w:r>
        <w:rPr>
          <w:sz w:val="20"/>
          <w:szCs w:val="20"/>
        </w:rPr>
        <w:t>No interview</w:t>
      </w:r>
    </w:p>
    <w:p w14:paraId="6C28F558" w14:textId="77777777" w:rsidR="008652D6" w:rsidRDefault="008652D6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</w:t>
      </w:r>
      <w:r>
        <w:rPr>
          <w:sz w:val="20"/>
          <w:szCs w:val="20"/>
        </w:rPr>
        <w:tab/>
        <w:t>Unknown</w:t>
      </w:r>
    </w:p>
    <w:p w14:paraId="7A591153" w14:textId="77777777" w:rsidR="008652D6" w:rsidRPr="00CF5EC7" w:rsidRDefault="008652D6" w:rsidP="008652D6">
      <w:pPr>
        <w:spacing w:after="0" w:line="240" w:lineRule="auto"/>
        <w:rPr>
          <w:sz w:val="20"/>
          <w:szCs w:val="20"/>
        </w:rPr>
      </w:pPr>
    </w:p>
    <w:p w14:paraId="62781EEF" w14:textId="77777777" w:rsidR="002240D1" w:rsidRDefault="002240D1" w:rsidP="00931380">
      <w:pPr>
        <w:spacing w:after="120" w:line="240" w:lineRule="auto"/>
        <w:rPr>
          <w:b/>
          <w:sz w:val="20"/>
          <w:szCs w:val="20"/>
        </w:rPr>
      </w:pPr>
    </w:p>
    <w:p w14:paraId="3547A618" w14:textId="77777777" w:rsidR="00931380" w:rsidRPr="00CF5EC7" w:rsidRDefault="00760334" w:rsidP="00931380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cigsta71c,</w:t>
      </w:r>
      <w:r w:rsidRPr="00760334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cigsta72c, cigsta82c, cigsta89c, cigsta99c</w:t>
      </w:r>
    </w:p>
    <w:p w14:paraId="18BBB672" w14:textId="77777777" w:rsidR="00931380" w:rsidRPr="00CF5EC7" w:rsidRDefault="00931380" w:rsidP="00931380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760334">
        <w:rPr>
          <w:sz w:val="20"/>
          <w:szCs w:val="20"/>
        </w:rPr>
        <w:t xml:space="preserve">Smoking history up to age </w:t>
      </w:r>
      <w:r w:rsidR="00760334">
        <w:rPr>
          <w:b/>
          <w:sz w:val="20"/>
          <w:szCs w:val="20"/>
        </w:rPr>
        <w:t>20, 25, 31, 36, 43, 53yrs</w:t>
      </w:r>
    </w:p>
    <w:p w14:paraId="7452F114" w14:textId="77777777" w:rsidR="00931380" w:rsidRDefault="00931380" w:rsidP="00931380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</w:t>
      </w:r>
      <w:r w:rsidR="00760334">
        <w:rPr>
          <w:sz w:val="20"/>
          <w:szCs w:val="20"/>
        </w:rPr>
        <w:t>1971, 1972, 1982, 1989, 1999</w:t>
      </w:r>
    </w:p>
    <w:p w14:paraId="2CF778EA" w14:textId="77777777" w:rsidR="00931380" w:rsidRPr="00CF5EC7" w:rsidRDefault="00931380" w:rsidP="00931380">
      <w:pPr>
        <w:spacing w:after="0" w:line="240" w:lineRule="auto"/>
        <w:rPr>
          <w:sz w:val="20"/>
          <w:szCs w:val="20"/>
        </w:rPr>
      </w:pPr>
    </w:p>
    <w:p w14:paraId="2CE66B2C" w14:textId="77777777" w:rsidR="00931380" w:rsidRPr="00CF5EC7" w:rsidRDefault="00931380" w:rsidP="00931380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1EAA3960" w14:textId="77777777" w:rsidR="00061A1A" w:rsidRDefault="00061A1A" w:rsidP="00061A1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  <w:t>Current</w:t>
      </w:r>
    </w:p>
    <w:p w14:paraId="0367C8CF" w14:textId="77777777" w:rsidR="00061A1A" w:rsidRDefault="00061A1A" w:rsidP="00061A1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  <w:t>Ex</w:t>
      </w:r>
    </w:p>
    <w:p w14:paraId="3F8F51C4" w14:textId="77777777" w:rsidR="00061A1A" w:rsidRDefault="00061A1A" w:rsidP="00061A1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3   </w:t>
      </w:r>
      <w:r>
        <w:rPr>
          <w:sz w:val="20"/>
          <w:szCs w:val="20"/>
        </w:rPr>
        <w:tab/>
        <w:t>Never</w:t>
      </w:r>
    </w:p>
    <w:p w14:paraId="78409841" w14:textId="77777777" w:rsidR="00061A1A" w:rsidRDefault="00061A1A" w:rsidP="00061A1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</w:t>
      </w:r>
      <w:r>
        <w:rPr>
          <w:sz w:val="20"/>
          <w:szCs w:val="20"/>
        </w:rPr>
        <w:tab/>
        <w:t>No interview</w:t>
      </w:r>
    </w:p>
    <w:p w14:paraId="611DDD76" w14:textId="77777777" w:rsidR="00061A1A" w:rsidRDefault="00061A1A" w:rsidP="00061A1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</w:t>
      </w:r>
      <w:r>
        <w:rPr>
          <w:sz w:val="20"/>
          <w:szCs w:val="20"/>
        </w:rPr>
        <w:tab/>
        <w:t>Unknown</w:t>
      </w:r>
    </w:p>
    <w:p w14:paraId="51C5EEC7" w14:textId="77777777" w:rsidR="00931380" w:rsidRPr="00CF5EC7" w:rsidRDefault="00931380" w:rsidP="00931380">
      <w:pPr>
        <w:spacing w:after="0" w:line="240" w:lineRule="auto"/>
        <w:rPr>
          <w:sz w:val="20"/>
          <w:szCs w:val="20"/>
        </w:rPr>
      </w:pPr>
    </w:p>
    <w:p w14:paraId="094D0FB6" w14:textId="77777777" w:rsidR="000335FE" w:rsidRDefault="000335FE" w:rsidP="008977C5">
      <w:pPr>
        <w:spacing w:after="120" w:line="240" w:lineRule="auto"/>
        <w:rPr>
          <w:b/>
          <w:sz w:val="20"/>
          <w:szCs w:val="20"/>
        </w:rPr>
      </w:pPr>
    </w:p>
    <w:p w14:paraId="1D03CEDA" w14:textId="77777777" w:rsidR="000D7AC7" w:rsidRPr="00CF5EC7" w:rsidRDefault="00760334" w:rsidP="008977C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cigno66, cogn071, cogno72, cigno82, cigno89, cigno99</w:t>
      </w:r>
    </w:p>
    <w:p w14:paraId="3623526B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760334">
        <w:rPr>
          <w:sz w:val="20"/>
          <w:szCs w:val="20"/>
        </w:rPr>
        <w:t xml:space="preserve">Number of cigarettes </w:t>
      </w:r>
      <w:r w:rsidR="00093DE9">
        <w:rPr>
          <w:sz w:val="20"/>
          <w:szCs w:val="20"/>
        </w:rPr>
        <w:t xml:space="preserve">per day </w:t>
      </w:r>
      <w:r w:rsidR="00760334">
        <w:rPr>
          <w:sz w:val="20"/>
          <w:szCs w:val="20"/>
        </w:rPr>
        <w:t xml:space="preserve">smoked at age </w:t>
      </w:r>
      <w:r w:rsidR="00760334">
        <w:rPr>
          <w:b/>
          <w:sz w:val="20"/>
          <w:szCs w:val="20"/>
        </w:rPr>
        <w:t>20, 25, 31, 36, 43, 53yrs</w:t>
      </w:r>
      <w:r w:rsidR="00760334">
        <w:rPr>
          <w:sz w:val="20"/>
          <w:szCs w:val="20"/>
        </w:rPr>
        <w:t xml:space="preserve"> </w:t>
      </w:r>
      <w:r w:rsidR="00764C7B">
        <w:rPr>
          <w:sz w:val="20"/>
          <w:szCs w:val="20"/>
        </w:rPr>
        <w:t xml:space="preserve"> </w:t>
      </w:r>
    </w:p>
    <w:p w14:paraId="041DA8D1" w14:textId="77777777" w:rsidR="00760334" w:rsidRDefault="000D7AC7" w:rsidP="0076033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A7050D">
        <w:rPr>
          <w:sz w:val="20"/>
          <w:szCs w:val="20"/>
        </w:rPr>
        <w:t xml:space="preserve"> </w:t>
      </w:r>
      <w:r w:rsidR="00760334">
        <w:rPr>
          <w:sz w:val="20"/>
          <w:szCs w:val="20"/>
        </w:rPr>
        <w:t>1966, 1971, 1972, 1982, 1989, 1999</w:t>
      </w:r>
    </w:p>
    <w:p w14:paraId="00E21A85" w14:textId="77777777" w:rsidR="00760334" w:rsidRPr="00CF5EC7" w:rsidRDefault="00760334" w:rsidP="00760334">
      <w:pPr>
        <w:spacing w:after="0" w:line="240" w:lineRule="auto"/>
        <w:rPr>
          <w:sz w:val="20"/>
          <w:szCs w:val="20"/>
        </w:rPr>
      </w:pPr>
    </w:p>
    <w:p w14:paraId="7D200374" w14:textId="77777777" w:rsidR="00E14193" w:rsidRPr="00CF5EC7" w:rsidRDefault="00E14193" w:rsidP="00E1419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5031809D" w14:textId="77777777" w:rsidR="0080781D" w:rsidRDefault="008977C5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 w:rsidR="0080781D">
        <w:rPr>
          <w:sz w:val="20"/>
          <w:szCs w:val="20"/>
        </w:rPr>
        <w:tab/>
      </w:r>
      <w:r w:rsidR="00093DE9">
        <w:rPr>
          <w:sz w:val="20"/>
          <w:szCs w:val="20"/>
        </w:rPr>
        <w:t xml:space="preserve">None </w:t>
      </w:r>
    </w:p>
    <w:p w14:paraId="161FD5A3" w14:textId="77777777" w:rsidR="0080781D" w:rsidRDefault="008977C5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 w:rsidR="0080781D">
        <w:rPr>
          <w:sz w:val="20"/>
          <w:szCs w:val="20"/>
        </w:rPr>
        <w:tab/>
      </w:r>
      <w:r w:rsidR="00093DE9">
        <w:rPr>
          <w:sz w:val="20"/>
          <w:szCs w:val="20"/>
        </w:rPr>
        <w:t>1-10</w:t>
      </w:r>
    </w:p>
    <w:p w14:paraId="5E539672" w14:textId="77777777" w:rsidR="0058185A" w:rsidRDefault="008977C5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 w:rsidR="0080781D">
        <w:rPr>
          <w:sz w:val="20"/>
          <w:szCs w:val="20"/>
        </w:rPr>
        <w:tab/>
      </w:r>
      <w:r w:rsidR="00093DE9">
        <w:rPr>
          <w:sz w:val="20"/>
          <w:szCs w:val="20"/>
        </w:rPr>
        <w:t>11-20</w:t>
      </w:r>
    </w:p>
    <w:p w14:paraId="47BF7126" w14:textId="77777777" w:rsidR="00093DE9" w:rsidRDefault="00093DE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  <w:t>21+</w:t>
      </w:r>
    </w:p>
    <w:p w14:paraId="1664A190" w14:textId="77777777" w:rsidR="00093DE9" w:rsidRDefault="00093DE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</w:t>
      </w:r>
      <w:r>
        <w:rPr>
          <w:sz w:val="20"/>
          <w:szCs w:val="20"/>
        </w:rPr>
        <w:tab/>
        <w:t>No interview</w:t>
      </w:r>
    </w:p>
    <w:p w14:paraId="2D96D43A" w14:textId="77777777" w:rsidR="0058185A" w:rsidRDefault="008977C5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</w:t>
      </w:r>
      <w:r w:rsidR="0058185A">
        <w:rPr>
          <w:sz w:val="20"/>
          <w:szCs w:val="20"/>
        </w:rPr>
        <w:tab/>
      </w:r>
      <w:r>
        <w:rPr>
          <w:sz w:val="20"/>
          <w:szCs w:val="20"/>
        </w:rPr>
        <w:t>Unknown</w:t>
      </w:r>
    </w:p>
    <w:p w14:paraId="0E58706B" w14:textId="77777777"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14:paraId="45458BC6" w14:textId="77777777" w:rsidR="00A234A1" w:rsidRDefault="00A234A1" w:rsidP="00A234A1">
      <w:pPr>
        <w:spacing w:after="0" w:line="240" w:lineRule="auto"/>
        <w:rPr>
          <w:sz w:val="20"/>
          <w:szCs w:val="20"/>
        </w:rPr>
      </w:pPr>
    </w:p>
    <w:p w14:paraId="1810127C" w14:textId="77777777" w:rsidR="005A6F5D" w:rsidRPr="00CF5EC7" w:rsidRDefault="005A6F5D" w:rsidP="005A6F5D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SMOCATB</w:t>
      </w:r>
    </w:p>
    <w:p w14:paraId="3BA1D392" w14:textId="77777777" w:rsidR="005A6F5D" w:rsidRPr="00CF5EC7" w:rsidRDefault="005A6F5D" w:rsidP="005A6F5D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Lifetime smoking trajectory  </w:t>
      </w:r>
    </w:p>
    <w:p w14:paraId="4A3E6E8A" w14:textId="77777777" w:rsidR="005A6F5D" w:rsidRDefault="005A6F5D" w:rsidP="005A6F5D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lastRenderedPageBreak/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1966, 1971, 1972, 1982, 1989, 1999</w:t>
      </w:r>
    </w:p>
    <w:p w14:paraId="5823908E" w14:textId="77777777" w:rsidR="005A6F5D" w:rsidRPr="00CF5EC7" w:rsidRDefault="005A6F5D" w:rsidP="005A6F5D">
      <w:pPr>
        <w:spacing w:after="0" w:line="240" w:lineRule="auto"/>
        <w:rPr>
          <w:sz w:val="20"/>
          <w:szCs w:val="20"/>
        </w:rPr>
      </w:pPr>
    </w:p>
    <w:p w14:paraId="676D6B0E" w14:textId="77777777" w:rsidR="005A6F5D" w:rsidRPr="00CF5EC7" w:rsidRDefault="005A6F5D" w:rsidP="005A6F5D">
      <w:pPr>
        <w:spacing w:after="0" w:line="240" w:lineRule="auto"/>
        <w:rPr>
          <w:sz w:val="20"/>
          <w:szCs w:val="20"/>
        </w:rPr>
      </w:pPr>
    </w:p>
    <w:p w14:paraId="6BB0DF43" w14:textId="77777777" w:rsidR="005A6F5D" w:rsidRPr="00CF5EC7" w:rsidRDefault="005A6F5D" w:rsidP="005A6F5D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7B71EBBF" w14:textId="77777777" w:rsidR="005A6F5D" w:rsidRDefault="005A6F5D" w:rsidP="005A6F5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  <w:t>Never smoker</w:t>
      </w:r>
    </w:p>
    <w:p w14:paraId="5C6DF97E" w14:textId="77777777" w:rsidR="005A6F5D" w:rsidRDefault="005A6F5D" w:rsidP="005A6F5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  <w:t>Predominately non-smoker</w:t>
      </w:r>
    </w:p>
    <w:p w14:paraId="02094167" w14:textId="77777777" w:rsidR="005A6F5D" w:rsidRDefault="005A6F5D" w:rsidP="005A6F5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  <w:t>Predominately smoker</w:t>
      </w:r>
    </w:p>
    <w:p w14:paraId="381EABBD" w14:textId="77777777" w:rsidR="005A6F5D" w:rsidRDefault="005A6F5D" w:rsidP="005A6F5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ab/>
        <w:t>Lifelong smoker</w:t>
      </w:r>
    </w:p>
    <w:p w14:paraId="0BAF48A8" w14:textId="77777777" w:rsidR="005A6F5D" w:rsidRPr="00CF5EC7" w:rsidRDefault="005A6F5D" w:rsidP="005A6F5D">
      <w:pPr>
        <w:spacing w:after="0" w:line="240" w:lineRule="auto"/>
        <w:rPr>
          <w:sz w:val="20"/>
          <w:szCs w:val="20"/>
        </w:rPr>
      </w:pPr>
    </w:p>
    <w:p w14:paraId="7F32C9D3" w14:textId="77777777" w:rsidR="005A6F5D" w:rsidRDefault="005A6F5D" w:rsidP="005A6F5D">
      <w:pPr>
        <w:spacing w:after="0" w:line="240" w:lineRule="auto"/>
        <w:rPr>
          <w:sz w:val="20"/>
          <w:szCs w:val="20"/>
        </w:rPr>
      </w:pPr>
    </w:p>
    <w:p w14:paraId="56B3CD8C" w14:textId="357C12E0" w:rsidR="00C87378" w:rsidRPr="005A6F5D" w:rsidRDefault="00C87378" w:rsidP="004D47E2">
      <w:pPr>
        <w:spacing w:after="120" w:line="240" w:lineRule="auto"/>
        <w:rPr>
          <w:sz w:val="20"/>
          <w:szCs w:val="20"/>
        </w:rPr>
      </w:pPr>
    </w:p>
    <w:sectPr w:rsidR="00C87378" w:rsidRPr="005A6F5D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5A419" w14:textId="77777777" w:rsidR="00820DBA" w:rsidRDefault="00820DBA" w:rsidP="00880DAB">
      <w:pPr>
        <w:spacing w:after="0" w:line="240" w:lineRule="auto"/>
      </w:pPr>
      <w:r>
        <w:separator/>
      </w:r>
    </w:p>
  </w:endnote>
  <w:endnote w:type="continuationSeparator" w:id="0">
    <w:p w14:paraId="3C75F484" w14:textId="77777777" w:rsidR="00820DBA" w:rsidRDefault="00820DBA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C150F" w14:textId="77777777" w:rsidR="00820DBA" w:rsidRDefault="00820DBA" w:rsidP="00880DAB">
      <w:pPr>
        <w:spacing w:after="0" w:line="240" w:lineRule="auto"/>
      </w:pPr>
      <w:r>
        <w:separator/>
      </w:r>
    </w:p>
  </w:footnote>
  <w:footnote w:type="continuationSeparator" w:id="0">
    <w:p w14:paraId="30B1FB48" w14:textId="77777777" w:rsidR="00820DBA" w:rsidRDefault="00820DBA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02C"/>
    <w:multiLevelType w:val="hybridMultilevel"/>
    <w:tmpl w:val="7CE86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9EE54CE"/>
    <w:multiLevelType w:val="hybridMultilevel"/>
    <w:tmpl w:val="27067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5780C"/>
    <w:multiLevelType w:val="hybridMultilevel"/>
    <w:tmpl w:val="90626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E2397"/>
    <w:multiLevelType w:val="hybridMultilevel"/>
    <w:tmpl w:val="FEA6C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ren Mackinnon">
    <w15:presenceInfo w15:providerId="AD" w15:userId="S-1-5-21-2902265621-1063028621-2381561480-1150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335FE"/>
    <w:rsid w:val="00043D3C"/>
    <w:rsid w:val="0006118A"/>
    <w:rsid w:val="00061A1A"/>
    <w:rsid w:val="000669FD"/>
    <w:rsid w:val="00074B4C"/>
    <w:rsid w:val="000929FC"/>
    <w:rsid w:val="00093DE9"/>
    <w:rsid w:val="000D1CB9"/>
    <w:rsid w:val="000D69BB"/>
    <w:rsid w:val="000D7AC7"/>
    <w:rsid w:val="001166B1"/>
    <w:rsid w:val="00117466"/>
    <w:rsid w:val="001220AE"/>
    <w:rsid w:val="00134797"/>
    <w:rsid w:val="00151A91"/>
    <w:rsid w:val="0018139E"/>
    <w:rsid w:val="0019392E"/>
    <w:rsid w:val="001B0DB8"/>
    <w:rsid w:val="001C025F"/>
    <w:rsid w:val="002005C2"/>
    <w:rsid w:val="00201459"/>
    <w:rsid w:val="00212272"/>
    <w:rsid w:val="00215252"/>
    <w:rsid w:val="002208C8"/>
    <w:rsid w:val="002240D1"/>
    <w:rsid w:val="002320C8"/>
    <w:rsid w:val="00270677"/>
    <w:rsid w:val="002776BF"/>
    <w:rsid w:val="002A77C6"/>
    <w:rsid w:val="002A7D15"/>
    <w:rsid w:val="002B0CC7"/>
    <w:rsid w:val="002E48FF"/>
    <w:rsid w:val="003203C7"/>
    <w:rsid w:val="00325034"/>
    <w:rsid w:val="003253F2"/>
    <w:rsid w:val="00346119"/>
    <w:rsid w:val="003544FF"/>
    <w:rsid w:val="00360D99"/>
    <w:rsid w:val="00366E12"/>
    <w:rsid w:val="00383A09"/>
    <w:rsid w:val="003C0B60"/>
    <w:rsid w:val="003E1B87"/>
    <w:rsid w:val="003E1CB6"/>
    <w:rsid w:val="003E33C5"/>
    <w:rsid w:val="00420CEA"/>
    <w:rsid w:val="00442A63"/>
    <w:rsid w:val="004645CE"/>
    <w:rsid w:val="0047058C"/>
    <w:rsid w:val="00475348"/>
    <w:rsid w:val="004758C7"/>
    <w:rsid w:val="00476D55"/>
    <w:rsid w:val="004C59EF"/>
    <w:rsid w:val="004D270D"/>
    <w:rsid w:val="004D47E2"/>
    <w:rsid w:val="00505E87"/>
    <w:rsid w:val="005223B5"/>
    <w:rsid w:val="00560852"/>
    <w:rsid w:val="00562C2E"/>
    <w:rsid w:val="0056348A"/>
    <w:rsid w:val="0058185A"/>
    <w:rsid w:val="005909EC"/>
    <w:rsid w:val="005A6F5D"/>
    <w:rsid w:val="005A7525"/>
    <w:rsid w:val="005E703D"/>
    <w:rsid w:val="00624119"/>
    <w:rsid w:val="006364D4"/>
    <w:rsid w:val="00647D59"/>
    <w:rsid w:val="006732E9"/>
    <w:rsid w:val="006A3DE0"/>
    <w:rsid w:val="006C4502"/>
    <w:rsid w:val="006D1E15"/>
    <w:rsid w:val="006D62BB"/>
    <w:rsid w:val="00704E8D"/>
    <w:rsid w:val="007130E4"/>
    <w:rsid w:val="007246FE"/>
    <w:rsid w:val="00735360"/>
    <w:rsid w:val="00744952"/>
    <w:rsid w:val="00747535"/>
    <w:rsid w:val="00760334"/>
    <w:rsid w:val="00760D7B"/>
    <w:rsid w:val="00764061"/>
    <w:rsid w:val="00764C7B"/>
    <w:rsid w:val="007817A6"/>
    <w:rsid w:val="007A313B"/>
    <w:rsid w:val="007C39B5"/>
    <w:rsid w:val="007C7BF6"/>
    <w:rsid w:val="007D5AA7"/>
    <w:rsid w:val="007D64AB"/>
    <w:rsid w:val="007D7D1C"/>
    <w:rsid w:val="007F25F1"/>
    <w:rsid w:val="0080781D"/>
    <w:rsid w:val="00820DBA"/>
    <w:rsid w:val="00834696"/>
    <w:rsid w:val="008652D6"/>
    <w:rsid w:val="00880DAB"/>
    <w:rsid w:val="008811A3"/>
    <w:rsid w:val="008977C5"/>
    <w:rsid w:val="008D098A"/>
    <w:rsid w:val="008D290A"/>
    <w:rsid w:val="008E17CA"/>
    <w:rsid w:val="008E2124"/>
    <w:rsid w:val="008E40AE"/>
    <w:rsid w:val="008E7E0D"/>
    <w:rsid w:val="008F410F"/>
    <w:rsid w:val="0090649D"/>
    <w:rsid w:val="009076D4"/>
    <w:rsid w:val="00914980"/>
    <w:rsid w:val="00931380"/>
    <w:rsid w:val="009339BB"/>
    <w:rsid w:val="0097369D"/>
    <w:rsid w:val="009823B0"/>
    <w:rsid w:val="00995F05"/>
    <w:rsid w:val="009D6957"/>
    <w:rsid w:val="00A17DF3"/>
    <w:rsid w:val="00A234A1"/>
    <w:rsid w:val="00A244F3"/>
    <w:rsid w:val="00A37B8E"/>
    <w:rsid w:val="00A40121"/>
    <w:rsid w:val="00A61DB4"/>
    <w:rsid w:val="00A7050D"/>
    <w:rsid w:val="00A71108"/>
    <w:rsid w:val="00A977FD"/>
    <w:rsid w:val="00AB758C"/>
    <w:rsid w:val="00AC3D25"/>
    <w:rsid w:val="00AD1BC0"/>
    <w:rsid w:val="00AE1C69"/>
    <w:rsid w:val="00AE35FA"/>
    <w:rsid w:val="00AE6B7B"/>
    <w:rsid w:val="00AF5480"/>
    <w:rsid w:val="00B017AB"/>
    <w:rsid w:val="00B41D70"/>
    <w:rsid w:val="00B63B49"/>
    <w:rsid w:val="00B6533A"/>
    <w:rsid w:val="00B6720F"/>
    <w:rsid w:val="00B956A5"/>
    <w:rsid w:val="00BB172C"/>
    <w:rsid w:val="00BC26DD"/>
    <w:rsid w:val="00BC2741"/>
    <w:rsid w:val="00C24E49"/>
    <w:rsid w:val="00C87378"/>
    <w:rsid w:val="00CB4CE2"/>
    <w:rsid w:val="00CE023D"/>
    <w:rsid w:val="00CF3A55"/>
    <w:rsid w:val="00CF5EC7"/>
    <w:rsid w:val="00D04737"/>
    <w:rsid w:val="00D05B88"/>
    <w:rsid w:val="00D117B7"/>
    <w:rsid w:val="00D204A6"/>
    <w:rsid w:val="00D239F3"/>
    <w:rsid w:val="00D32A13"/>
    <w:rsid w:val="00D41DB5"/>
    <w:rsid w:val="00D44064"/>
    <w:rsid w:val="00D44723"/>
    <w:rsid w:val="00D47DFC"/>
    <w:rsid w:val="00D73573"/>
    <w:rsid w:val="00D92F29"/>
    <w:rsid w:val="00D92F8E"/>
    <w:rsid w:val="00D93872"/>
    <w:rsid w:val="00D95454"/>
    <w:rsid w:val="00DA0800"/>
    <w:rsid w:val="00DB0F30"/>
    <w:rsid w:val="00DC2ED6"/>
    <w:rsid w:val="00DD47C9"/>
    <w:rsid w:val="00DD584C"/>
    <w:rsid w:val="00DF1C15"/>
    <w:rsid w:val="00DF29C1"/>
    <w:rsid w:val="00E14193"/>
    <w:rsid w:val="00E62AFB"/>
    <w:rsid w:val="00E70A48"/>
    <w:rsid w:val="00EB0378"/>
    <w:rsid w:val="00EB0BA3"/>
    <w:rsid w:val="00EB6283"/>
    <w:rsid w:val="00ED108A"/>
    <w:rsid w:val="00ED570A"/>
    <w:rsid w:val="00EF079F"/>
    <w:rsid w:val="00F2264B"/>
    <w:rsid w:val="00F35E42"/>
    <w:rsid w:val="00F40BF6"/>
    <w:rsid w:val="00F40C20"/>
    <w:rsid w:val="00F53823"/>
    <w:rsid w:val="00F813D7"/>
    <w:rsid w:val="00FA10BC"/>
    <w:rsid w:val="00F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8310"/>
  <w15:docId w15:val="{3BF7A760-BBAE-4B02-8A44-F31E1358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954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A1BBA-2382-4847-A59A-2466A735A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Imran Shah</cp:lastModifiedBy>
  <cp:revision>4</cp:revision>
  <cp:lastPrinted>2015-03-16T09:27:00Z</cp:lastPrinted>
  <dcterms:created xsi:type="dcterms:W3CDTF">2016-10-25T09:58:00Z</dcterms:created>
  <dcterms:modified xsi:type="dcterms:W3CDTF">2025-03-05T13:36:00Z</dcterms:modified>
</cp:coreProperties>
</file>