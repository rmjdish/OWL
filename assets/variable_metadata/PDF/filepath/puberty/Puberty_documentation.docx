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4C82C" w14:textId="77777777" w:rsidR="00595615" w:rsidRDefault="00595615">
      <w:pPr>
        <w:rPr>
          <w:b/>
        </w:rPr>
      </w:pPr>
    </w:p>
    <w:p w14:paraId="4D7FFF13" w14:textId="77777777" w:rsidR="00595615" w:rsidRDefault="00595615">
      <w:pPr>
        <w:rPr>
          <w:b/>
        </w:rPr>
      </w:pPr>
    </w:p>
    <w:p w14:paraId="4269537E" w14:textId="77777777" w:rsidR="00595615" w:rsidRPr="00B9746E" w:rsidRDefault="00595615" w:rsidP="00595615">
      <w:r w:rsidRPr="00B9746E">
        <w:t>Puberty variables:</w:t>
      </w:r>
      <w:r w:rsidR="002D67EC">
        <w:t xml:space="preserve"> last updated 02/04/09</w:t>
      </w:r>
    </w:p>
    <w:p w14:paraId="5DB4EF93" w14:textId="77777777" w:rsidR="00595615" w:rsidRPr="00B9746E" w:rsidRDefault="00595615" w:rsidP="00595615"/>
    <w:p w14:paraId="0157BC56" w14:textId="77777777" w:rsidR="00595615" w:rsidRPr="00B9746E" w:rsidRDefault="00595615" w:rsidP="00595615">
      <w:r w:rsidRPr="00B9746E">
        <w:t>File contains the following variables besides sex:</w:t>
      </w:r>
      <w:r w:rsidR="00971C3D">
        <w:t xml:space="preserve"> </w:t>
      </w:r>
      <w:r w:rsidRPr="00B9746E">
        <w:t xml:space="preserve"> a puberty variable for boys and puberty variables girls </w:t>
      </w:r>
    </w:p>
    <w:p w14:paraId="1DE0F23B" w14:textId="77777777" w:rsidR="00595615" w:rsidRPr="00B9746E" w:rsidRDefault="00595615" w:rsidP="00595615"/>
    <w:p w14:paraId="59B983BF" w14:textId="77777777" w:rsidR="00595615" w:rsidRPr="00B9746E" w:rsidRDefault="00595615" w:rsidP="00595615">
      <w:r w:rsidRPr="00B9746E">
        <w:t>Author of the boys variable is RH</w:t>
      </w:r>
    </w:p>
    <w:p w14:paraId="3D001236" w14:textId="77777777" w:rsidR="00595615" w:rsidRPr="00B9746E" w:rsidRDefault="00595615" w:rsidP="00595615">
      <w:r w:rsidRPr="00B9746E">
        <w:t>Author of the girls variables is RC</w:t>
      </w:r>
    </w:p>
    <w:p w14:paraId="46C77F47" w14:textId="77777777" w:rsidR="00595615" w:rsidRPr="00B9746E" w:rsidRDefault="00595615" w:rsidP="00595615"/>
    <w:p w14:paraId="6E6AA294" w14:textId="77777777" w:rsidR="00595615" w:rsidRDefault="00595615" w:rsidP="00595615">
      <w:r w:rsidRPr="00B9746E">
        <w:t>Documentation for variables.</w:t>
      </w:r>
    </w:p>
    <w:p w14:paraId="0BEBF52A" w14:textId="77777777" w:rsidR="002D67EC" w:rsidRDefault="002D67EC" w:rsidP="00595615"/>
    <w:p w14:paraId="76290739" w14:textId="77777777" w:rsidR="002D67EC" w:rsidRPr="00B9746E" w:rsidRDefault="002D67EC" w:rsidP="00595615">
      <w:r>
        <w:t xml:space="preserve">Section 1: </w:t>
      </w:r>
      <w:r w:rsidRPr="00B9746E">
        <w:rPr>
          <w:color w:val="FF0000"/>
        </w:rPr>
        <w:t>Author RH and MP</w:t>
      </w:r>
    </w:p>
    <w:p w14:paraId="1F07140A" w14:textId="77777777" w:rsidR="00595615" w:rsidRPr="00B9746E" w:rsidRDefault="00595615" w:rsidP="00595615"/>
    <w:p w14:paraId="6D9880B2" w14:textId="77777777" w:rsidR="00C8186D" w:rsidRDefault="002C77B5" w:rsidP="00C8186D">
      <w:pPr>
        <w:rPr>
          <w:b/>
        </w:rPr>
      </w:pPr>
      <w:r>
        <w:rPr>
          <w:b/>
        </w:rPr>
        <w:t>Documentation below a</w:t>
      </w:r>
      <w:r w:rsidR="00C8186D">
        <w:rPr>
          <w:b/>
        </w:rPr>
        <w:t xml:space="preserve">mended by SB agreed by RH : </w:t>
      </w:r>
    </w:p>
    <w:p w14:paraId="0E8E2E4B" w14:textId="77777777" w:rsidR="00C8186D" w:rsidRDefault="00C8186D" w:rsidP="00C8186D">
      <w:pPr>
        <w:rPr>
          <w:b/>
        </w:rPr>
      </w:pPr>
    </w:p>
    <w:p w14:paraId="7F92B002" w14:textId="77777777" w:rsidR="00F92315" w:rsidRPr="007E73B0" w:rsidRDefault="00F92315">
      <w:pPr>
        <w:rPr>
          <w:b/>
        </w:rPr>
      </w:pPr>
      <w:r w:rsidRPr="007E73B0">
        <w:rPr>
          <w:b/>
        </w:rPr>
        <w:t>Meeting</w:t>
      </w:r>
      <w:r w:rsidR="009D6CAD" w:rsidRPr="007E73B0">
        <w:rPr>
          <w:b/>
        </w:rPr>
        <w:t xml:space="preserve"> with </w:t>
      </w:r>
      <w:smartTag w:uri="urn:schemas-microsoft-com:office:smarttags" w:element="PersonName">
        <w:r w:rsidR="009D6CAD" w:rsidRPr="007E73B0">
          <w:rPr>
            <w:b/>
          </w:rPr>
          <w:t>Rachel C</w:t>
        </w:r>
        <w:r w:rsidRPr="007E73B0">
          <w:rPr>
            <w:b/>
          </w:rPr>
          <w:t>ooper</w:t>
        </w:r>
      </w:smartTag>
      <w:r w:rsidRPr="007E73B0">
        <w:rPr>
          <w:b/>
        </w:rPr>
        <w:t>, Sarah Tom and Mary Pierce 19 November 2007</w:t>
      </w:r>
    </w:p>
    <w:p w14:paraId="397748D8" w14:textId="77777777" w:rsidR="00F92315" w:rsidRPr="007E73B0" w:rsidRDefault="00F92315">
      <w:pPr>
        <w:rPr>
          <w:b/>
        </w:rPr>
      </w:pPr>
      <w:r w:rsidRPr="007E73B0">
        <w:rPr>
          <w:b/>
        </w:rPr>
        <w:t>To discuss the puberty variables.</w:t>
      </w:r>
    </w:p>
    <w:p w14:paraId="303253B9" w14:textId="77777777" w:rsidR="00F92315" w:rsidRDefault="00F92315"/>
    <w:p w14:paraId="15C29E1A" w14:textId="77777777" w:rsidR="002D67EC" w:rsidRPr="00B655C1" w:rsidRDefault="007E73B0" w:rsidP="002D67EC">
      <w:r w:rsidRPr="007E73B0">
        <w:rPr>
          <w:b/>
        </w:rPr>
        <w:t>Puberty in Girls.</w:t>
      </w:r>
      <w:r w:rsidR="002D67EC">
        <w:rPr>
          <w:b/>
        </w:rPr>
        <w:t xml:space="preserve"> NOTE: </w:t>
      </w:r>
      <w:r w:rsidR="002D67EC" w:rsidRPr="002D67EC">
        <w:rPr>
          <w:i/>
        </w:rPr>
        <w:t xml:space="preserve">this summary </w:t>
      </w:r>
      <w:r w:rsidR="002D67EC">
        <w:rPr>
          <w:i/>
        </w:rPr>
        <w:t>on the</w:t>
      </w:r>
      <w:r w:rsidR="002D67EC" w:rsidRPr="002D67EC">
        <w:rPr>
          <w:i/>
        </w:rPr>
        <w:t xml:space="preserve"> puberty in girls variables is by RH see</w:t>
      </w:r>
      <w:r w:rsidR="002D67EC" w:rsidRPr="002D67EC">
        <w:rPr>
          <w:b/>
          <w:i/>
        </w:rPr>
        <w:t xml:space="preserve"> </w:t>
      </w:r>
      <w:r w:rsidR="002D67EC" w:rsidRPr="002D67EC">
        <w:rPr>
          <w:i/>
        </w:rPr>
        <w:t>the</w:t>
      </w:r>
      <w:r w:rsidR="002D67EC" w:rsidRPr="002D67EC">
        <w:rPr>
          <w:b/>
          <w:i/>
        </w:rPr>
        <w:t xml:space="preserve"> </w:t>
      </w:r>
      <w:r w:rsidR="002D67EC" w:rsidRPr="002D67EC">
        <w:rPr>
          <w:i/>
        </w:rPr>
        <w:t>next section 2</w:t>
      </w:r>
      <w:r w:rsidR="002D67EC" w:rsidRPr="002D67EC">
        <w:rPr>
          <w:b/>
          <w:i/>
        </w:rPr>
        <w:t xml:space="preserve"> </w:t>
      </w:r>
      <w:r w:rsidR="002D67EC" w:rsidRPr="002D67EC">
        <w:rPr>
          <w:i/>
        </w:rPr>
        <w:t>which has been</w:t>
      </w:r>
      <w:r w:rsidR="002D67EC" w:rsidRPr="002D67EC">
        <w:rPr>
          <w:b/>
          <w:i/>
        </w:rPr>
        <w:t xml:space="preserve"> </w:t>
      </w:r>
      <w:r w:rsidR="002D67EC" w:rsidRPr="002D67EC">
        <w:rPr>
          <w:i/>
        </w:rPr>
        <w:t>produced by R.C who has provided a more detailed explanation of the puberty in girls variables.</w:t>
      </w:r>
    </w:p>
    <w:p w14:paraId="66380045" w14:textId="77777777" w:rsidR="007E73B0" w:rsidRPr="007E73B0" w:rsidRDefault="007E73B0" w:rsidP="007E73B0">
      <w:pPr>
        <w:rPr>
          <w:b/>
        </w:rPr>
      </w:pPr>
    </w:p>
    <w:p w14:paraId="0D6F3315" w14:textId="77777777" w:rsidR="00F92315" w:rsidRDefault="007E73B0" w:rsidP="007E73B0">
      <w:r>
        <w:t>Al</w:t>
      </w:r>
      <w:r w:rsidR="00F92315">
        <w:t xml:space="preserve">l </w:t>
      </w:r>
      <w:r>
        <w:t xml:space="preserve">variables are </w:t>
      </w:r>
      <w:r w:rsidR="00F92315">
        <w:t xml:space="preserve">based on reported age at menarche except for </w:t>
      </w:r>
      <w:smartTag w:uri="urn:schemas-microsoft-com:office:smarttags" w:element="place">
        <w:r w:rsidR="00F92315">
          <w:t>Douglas</w:t>
        </w:r>
      </w:smartTag>
      <w:r w:rsidR="00F92315">
        <w:t>’s PUB variable</w:t>
      </w:r>
      <w:r>
        <w:t>.</w:t>
      </w:r>
    </w:p>
    <w:p w14:paraId="7E076233" w14:textId="77777777" w:rsidR="00F92315" w:rsidRDefault="00813203" w:rsidP="00F92315">
      <w:pPr>
        <w:numPr>
          <w:ilvl w:val="1"/>
          <w:numId w:val="1"/>
        </w:numPr>
      </w:pPr>
      <w:r>
        <w:t xml:space="preserve">From </w:t>
      </w:r>
      <w:r w:rsidR="00F92315">
        <w:t xml:space="preserve">1961 </w:t>
      </w:r>
      <w:r>
        <w:t xml:space="preserve">data </w:t>
      </w:r>
      <w:r w:rsidR="00F92315">
        <w:t>there is a variable MEND which is Date of starting periods</w:t>
      </w:r>
      <w:r>
        <w:t>. Girls who had not reached puberty by then were coded as 777.</w:t>
      </w:r>
    </w:p>
    <w:p w14:paraId="7C4F39DB" w14:textId="77777777" w:rsidR="00F92315" w:rsidRDefault="00F92315" w:rsidP="00F92315">
      <w:pPr>
        <w:numPr>
          <w:ilvl w:val="1"/>
          <w:numId w:val="1"/>
        </w:numPr>
      </w:pPr>
      <w:r>
        <w:t>This has been used by Di Kuh to create a variable MENDMTHC which is age (in months since birth) at which periods started</w:t>
      </w:r>
      <w:r w:rsidR="00F77753">
        <w:t>. This was used to create a variable MENDAGEC which is age at menarche in whole years</w:t>
      </w:r>
      <w:r w:rsidR="00813203">
        <w:t>.</w:t>
      </w:r>
      <w:r>
        <w:t xml:space="preserve"> </w:t>
      </w:r>
    </w:p>
    <w:p w14:paraId="066B862A" w14:textId="77777777" w:rsidR="00F77753" w:rsidRDefault="00F77753" w:rsidP="00F92315">
      <w:pPr>
        <w:numPr>
          <w:ilvl w:val="1"/>
          <w:numId w:val="1"/>
        </w:numPr>
      </w:pPr>
      <w:r>
        <w:t xml:space="preserve">At </w:t>
      </w:r>
      <w:r w:rsidR="004D0F5D">
        <w:t xml:space="preserve">the </w:t>
      </w:r>
      <w:r>
        <w:t>1994</w:t>
      </w:r>
      <w:r w:rsidR="004D0F5D">
        <w:t xml:space="preserve"> data collection </w:t>
      </w:r>
      <w:r w:rsidR="00813203">
        <w:t xml:space="preserve">which was part of the women’s health survey, </w:t>
      </w:r>
      <w:r w:rsidR="004D0F5D">
        <w:t xml:space="preserve">women were asked to recall </w:t>
      </w:r>
      <w:r w:rsidR="00813203">
        <w:t>their age at menarche</w:t>
      </w:r>
      <w:r w:rsidR="00380AFE">
        <w:t xml:space="preserve"> in years</w:t>
      </w:r>
      <w:r w:rsidR="00813203">
        <w:t xml:space="preserve">. The participants were then aged 48 years. </w:t>
      </w:r>
      <w:r w:rsidR="000328D2">
        <w:t>This</w:t>
      </w:r>
      <w:r w:rsidR="00813203">
        <w:t xml:space="preserve"> variable </w:t>
      </w:r>
      <w:r w:rsidR="000328D2">
        <w:t xml:space="preserve">is </w:t>
      </w:r>
      <w:r w:rsidR="00813203">
        <w:t>MYCLF94.</w:t>
      </w:r>
    </w:p>
    <w:p w14:paraId="6606B99F" w14:textId="77777777" w:rsidR="00813203" w:rsidRDefault="00813203" w:rsidP="00813203">
      <w:pPr>
        <w:numPr>
          <w:ilvl w:val="1"/>
          <w:numId w:val="1"/>
        </w:numPr>
      </w:pPr>
      <w:r>
        <w:t>Where MENDAGEC was 777 and women reported having menarche aged &gt;13 years</w:t>
      </w:r>
      <w:r w:rsidR="000328D2">
        <w:t xml:space="preserve"> </w:t>
      </w:r>
      <w:r w:rsidR="00F44791">
        <w:t>in 1994</w:t>
      </w:r>
      <w:r>
        <w:t>, the value of MYCLF94 was substituted into a combined variable</w:t>
      </w:r>
      <w:r w:rsidRPr="00813203">
        <w:t xml:space="preserve"> </w:t>
      </w:r>
      <w:r>
        <w:t xml:space="preserve">PUBERTY (age in months </w:t>
      </w:r>
      <w:r w:rsidR="00380AFE">
        <w:t xml:space="preserve">since birth </w:t>
      </w:r>
      <w:r w:rsidR="00AB21B9">
        <w:t>(estimated by multiplying age in years by 12 and adding 6 where only age in years was available)</w:t>
      </w:r>
      <w:r>
        <w:t xml:space="preserve">). Others were not substituted because of discrepancies between the age at menarche given in 1961 and on recall in 1994. PUBYR </w:t>
      </w:r>
      <w:r w:rsidR="000328D2">
        <w:t>is created in the same way as PUBERTY but</w:t>
      </w:r>
      <w:r>
        <w:t xml:space="preserve"> </w:t>
      </w:r>
      <w:r w:rsidR="000328D2">
        <w:t xml:space="preserve">with </w:t>
      </w:r>
      <w:r>
        <w:t>age at menarche in years</w:t>
      </w:r>
      <w:r w:rsidR="000328D2">
        <w:t xml:space="preserve"> rather than months since birth.  When coding PUBYR t</w:t>
      </w:r>
      <w:r>
        <w:t xml:space="preserve">he categories 9yrs and 10 yrs </w:t>
      </w:r>
      <w:r w:rsidR="000328D2">
        <w:t xml:space="preserve">have been </w:t>
      </w:r>
      <w:r>
        <w:t>collapsed into the 11yrs category.</w:t>
      </w:r>
      <w:r w:rsidR="008F1414">
        <w:t xml:space="preserve"> Rachel</w:t>
      </w:r>
      <w:r>
        <w:t xml:space="preserve"> has created PUBYR without the collapse</w:t>
      </w:r>
      <w:r w:rsidR="008F1414">
        <w:t>, and has a do-file for this</w:t>
      </w:r>
      <w:r>
        <w:t>.</w:t>
      </w:r>
    </w:p>
    <w:p w14:paraId="2B0BE3BA" w14:textId="77777777" w:rsidR="009D6CAD" w:rsidRDefault="00813203" w:rsidP="009D6CAD">
      <w:pPr>
        <w:numPr>
          <w:ilvl w:val="1"/>
          <w:numId w:val="1"/>
        </w:numPr>
      </w:pPr>
      <w:r>
        <w:t xml:space="preserve">An alternative </w:t>
      </w:r>
      <w:r w:rsidR="008F1414">
        <w:t xml:space="preserve">is to look at age of menarche in 3 </w:t>
      </w:r>
      <w:r w:rsidR="000328D2">
        <w:t xml:space="preserve">or 4 </w:t>
      </w:r>
      <w:r w:rsidR="008F1414">
        <w:t xml:space="preserve">broad groups </w:t>
      </w:r>
      <w:r w:rsidR="000328D2">
        <w:t>((</w:t>
      </w:r>
      <w:r w:rsidR="008F1414">
        <w:t>early (9-11), middle (12/13) and late (14+)</w:t>
      </w:r>
      <w:r w:rsidR="000328D2">
        <w:t>) or (9-11; 12; 13; 14+))</w:t>
      </w:r>
      <w:r w:rsidR="008F1414">
        <w:t xml:space="preserve">. This allows an increase of n=50 as you can put all of </w:t>
      </w:r>
      <w:r w:rsidR="00D63097">
        <w:t xml:space="preserve">those coded as </w:t>
      </w:r>
      <w:r w:rsidR="008F1414">
        <w:t>7</w:t>
      </w:r>
      <w:r w:rsidR="00D63097">
        <w:t>77 in MEND at 1961 data collection</w:t>
      </w:r>
      <w:r w:rsidR="000328D2">
        <w:t>, even if they did not report an age at menarche in 1994,</w:t>
      </w:r>
      <w:r w:rsidR="00D63097">
        <w:t xml:space="preserve"> into the ‘late’ </w:t>
      </w:r>
      <w:r w:rsidR="009D6CAD">
        <w:t>category</w:t>
      </w:r>
      <w:r w:rsidR="00380AFE">
        <w:t>.</w:t>
      </w:r>
    </w:p>
    <w:p w14:paraId="717B5E25" w14:textId="77777777" w:rsidR="00920CB0" w:rsidRDefault="00920CB0" w:rsidP="00920CB0"/>
    <w:p w14:paraId="24D7ABA7" w14:textId="77777777" w:rsidR="00920CB0" w:rsidRDefault="00920CB0" w:rsidP="00920CB0"/>
    <w:p w14:paraId="00E0F9F7" w14:textId="77777777" w:rsidR="00920CB0" w:rsidRDefault="00920CB0" w:rsidP="00920CB0">
      <w:pPr>
        <w:rPr>
          <w:b/>
        </w:rPr>
      </w:pPr>
      <w:r w:rsidRPr="00920CB0">
        <w:rPr>
          <w:b/>
        </w:rPr>
        <w:t>Puberty in boys</w:t>
      </w:r>
      <w:r w:rsidR="00B06276">
        <w:rPr>
          <w:b/>
        </w:rPr>
        <w:t xml:space="preserve"> from Rebecca Hard</w:t>
      </w:r>
      <w:r w:rsidR="00380AFE">
        <w:rPr>
          <w:b/>
        </w:rPr>
        <w:t>y</w:t>
      </w:r>
      <w:r w:rsidR="00B06276">
        <w:rPr>
          <w:b/>
        </w:rPr>
        <w:t xml:space="preserve"> with </w:t>
      </w:r>
      <w:r w:rsidR="00A66237">
        <w:rPr>
          <w:b/>
        </w:rPr>
        <w:t>additional notes</w:t>
      </w:r>
      <w:r w:rsidR="00B06276">
        <w:rPr>
          <w:b/>
        </w:rPr>
        <w:t xml:space="preserve"> [in brackets</w:t>
      </w:r>
      <w:r w:rsidR="00A66237">
        <w:rPr>
          <w:b/>
        </w:rPr>
        <w:t>] from Mary Pierce</w:t>
      </w:r>
    </w:p>
    <w:p w14:paraId="51E23978" w14:textId="77777777" w:rsidR="00A66237" w:rsidRDefault="00A66237" w:rsidP="00A66237">
      <w:pPr>
        <w:pStyle w:val="Heading1"/>
      </w:pPr>
      <w:r>
        <w:t>Pubertal stage at age 15 years in boys – PUB variable</w:t>
      </w:r>
    </w:p>
    <w:p w14:paraId="6EC38809" w14:textId="77777777" w:rsidR="00A66237" w:rsidRDefault="00A66237" w:rsidP="00A66237"/>
    <w:p w14:paraId="5E46A599" w14:textId="77777777" w:rsidR="00A66237" w:rsidRDefault="00A66237" w:rsidP="00A66237">
      <w:r>
        <w:t xml:space="preserve">From: Douglas and Simpson. Height in relation to puberty family size and social class. Milbank Memorial Fund </w:t>
      </w:r>
      <w:r w:rsidR="00130C32">
        <w:t>Quarterly</w:t>
      </w:r>
      <w:r>
        <w:t xml:space="preserve"> 1964; 42: 20-35.</w:t>
      </w:r>
    </w:p>
    <w:p w14:paraId="574BC0D0" w14:textId="77777777" w:rsidR="00A66237" w:rsidRDefault="00A66237" w:rsidP="00A66237"/>
    <w:p w14:paraId="1030CA6D" w14:textId="77777777" w:rsidR="00A66237" w:rsidRDefault="00A66237" w:rsidP="00A66237">
      <w:r>
        <w:t>Boys were classified into 3 groups according to the stage of development of the genitals, the presence of pigmented pubic and axillary hair, and the pitch of the voice. Their characteristics were described by the school doctors at a special clinic examination when the boys were 15 years of age.</w:t>
      </w:r>
    </w:p>
    <w:p w14:paraId="3AD2696D" w14:textId="77777777" w:rsidR="00A66237" w:rsidRDefault="00A66237" w:rsidP="00A66237"/>
    <w:p w14:paraId="35234C6C" w14:textId="77777777" w:rsidR="00A66237" w:rsidRDefault="00A66237" w:rsidP="00A66237">
      <w:r>
        <w:t>Sexual Maturation definition used in paper</w:t>
      </w:r>
    </w:p>
    <w:p w14:paraId="26378C33" w14:textId="77777777" w:rsidR="00A66237" w:rsidRDefault="00A66237" w:rsidP="00A66237">
      <w:r>
        <w:t>Pre-adolescent: Infantile or early adolescent genitalia, no pubic or axillary hair, voice not broken.</w:t>
      </w:r>
    </w:p>
    <w:p w14:paraId="3C0A4683" w14:textId="77777777" w:rsidR="00A66237" w:rsidRDefault="00A66237" w:rsidP="00A66237">
      <w:r>
        <w:t>Adolescent: Early adolescent genitalia, some pubic hair or axillary hair (in a few instances, voice starting to break).</w:t>
      </w:r>
    </w:p>
    <w:p w14:paraId="713FDC17" w14:textId="77777777" w:rsidR="00A66237" w:rsidRDefault="00A66237" w:rsidP="00A66237">
      <w:r>
        <w:t>Mature: Advanced or complete development of genitalia.</w:t>
      </w:r>
    </w:p>
    <w:p w14:paraId="39EB49A7" w14:textId="77777777" w:rsidR="00A66237" w:rsidRDefault="00A66237" w:rsidP="00A66237"/>
    <w:p w14:paraId="127569B5" w14:textId="77777777" w:rsidR="00A66237" w:rsidRDefault="00A66237" w:rsidP="00A66237"/>
    <w:p w14:paraId="3D64F6A8" w14:textId="77777777" w:rsidR="00A66237" w:rsidRDefault="00A66237" w:rsidP="00A66237">
      <w:r>
        <w:t xml:space="preserve">I have split the mature group up into fully mature and the rest, which is what PUB appears to have done. The PUB variable is the </w:t>
      </w:r>
      <w:smartTag w:uri="urn:schemas-microsoft-com:office:smarttags" w:element="place">
        <w:r>
          <w:t>Douglas</w:t>
        </w:r>
      </w:smartTag>
      <w:r>
        <w:t xml:space="preserve"> variable</w:t>
      </w:r>
    </w:p>
    <w:p w14:paraId="655763D2" w14:textId="77777777" w:rsidR="00A66237" w:rsidRDefault="00A66237" w:rsidP="00A66237">
      <w:r>
        <w:t>I have derived the PUB variable based on variables GEN61, PUH61, AXH61, BRV61.</w:t>
      </w:r>
    </w:p>
    <w:p w14:paraId="649D527E" w14:textId="77777777" w:rsidR="00A66237" w:rsidRDefault="00A66237" w:rsidP="00A66237"/>
    <w:p w14:paraId="02729880" w14:textId="77777777" w:rsidR="00A66237" w:rsidRDefault="00A66237" w:rsidP="00A66237">
      <w:r>
        <w:t>These are the original variables</w:t>
      </w:r>
    </w:p>
    <w:p w14:paraId="0151091F" w14:textId="77777777" w:rsidR="00A66237" w:rsidRDefault="00A66237" w:rsidP="00A66237">
      <w:r>
        <w:t>GEN61: Development of gen</w:t>
      </w:r>
      <w:r w:rsidR="00130C32">
        <w:t>i</w:t>
      </w:r>
      <w:r>
        <w:t>talia</w:t>
      </w:r>
    </w:p>
    <w:p w14:paraId="1CD79A98" w14:textId="77777777" w:rsidR="00A66237" w:rsidRDefault="00A66237" w:rsidP="00A66237">
      <w:r>
        <w:t>0=infantile</w:t>
      </w:r>
    </w:p>
    <w:p w14:paraId="165289C4" w14:textId="77777777" w:rsidR="00A66237" w:rsidRDefault="00A66237" w:rsidP="00A66237">
      <w:r>
        <w:t>1=early</w:t>
      </w:r>
    </w:p>
    <w:p w14:paraId="777BCEA6" w14:textId="77777777" w:rsidR="00A66237" w:rsidRDefault="00A66237" w:rsidP="00A66237">
      <w:r>
        <w:t>2=advance</w:t>
      </w:r>
    </w:p>
    <w:p w14:paraId="63B39F77" w14:textId="77777777" w:rsidR="00A66237" w:rsidRDefault="00A66237" w:rsidP="00A66237"/>
    <w:p w14:paraId="7CF982B3" w14:textId="77777777" w:rsidR="00A66237" w:rsidRDefault="00A66237" w:rsidP="00A66237">
      <w:r>
        <w:t>PUH61:  Is any pigmented pubic hair visible?</w:t>
      </w:r>
    </w:p>
    <w:p w14:paraId="0B181181" w14:textId="77777777" w:rsidR="00A66237" w:rsidRDefault="00A66237" w:rsidP="00A66237">
      <w:r>
        <w:t>0=no</w:t>
      </w:r>
    </w:p>
    <w:p w14:paraId="35643ABC" w14:textId="77777777" w:rsidR="00A66237" w:rsidRDefault="00A66237" w:rsidP="00A66237">
      <w:r>
        <w:t>1=yes, sparse</w:t>
      </w:r>
    </w:p>
    <w:p w14:paraId="612E12F7" w14:textId="77777777" w:rsidR="00A66237" w:rsidRDefault="00A66237" w:rsidP="00A66237">
      <w:r>
        <w:t>2=yes, profuse</w:t>
      </w:r>
    </w:p>
    <w:p w14:paraId="3F9A714F" w14:textId="77777777" w:rsidR="00A66237" w:rsidRDefault="00A66237" w:rsidP="00A66237"/>
    <w:p w14:paraId="22F9CCE7" w14:textId="77777777" w:rsidR="00A66237" w:rsidRDefault="00A66237" w:rsidP="00A66237">
      <w:r>
        <w:t xml:space="preserve">AXH61: Is an </w:t>
      </w:r>
      <w:proofErr w:type="spellStart"/>
      <w:r>
        <w:t>axilllary</w:t>
      </w:r>
      <w:proofErr w:type="spellEnd"/>
      <w:r>
        <w:t xml:space="preserve"> hair visible?</w:t>
      </w:r>
    </w:p>
    <w:p w14:paraId="64366E4A" w14:textId="77777777" w:rsidR="00A66237" w:rsidRDefault="00A66237" w:rsidP="00A66237">
      <w:r>
        <w:t>0=no</w:t>
      </w:r>
    </w:p>
    <w:p w14:paraId="17320BD0" w14:textId="77777777" w:rsidR="00A66237" w:rsidRDefault="00A66237" w:rsidP="00A66237">
      <w:r>
        <w:t>1=yes</w:t>
      </w:r>
    </w:p>
    <w:p w14:paraId="75FBF8DC" w14:textId="77777777" w:rsidR="00A66237" w:rsidRDefault="00A66237" w:rsidP="00A66237"/>
    <w:p w14:paraId="5E870901" w14:textId="77777777" w:rsidR="00A66237" w:rsidRDefault="00A66237" w:rsidP="00A66237">
      <w:r>
        <w:t>BRV61: Has this child’s voice broken?</w:t>
      </w:r>
    </w:p>
    <w:p w14:paraId="7D715994" w14:textId="77777777" w:rsidR="00A66237" w:rsidRDefault="00A66237" w:rsidP="00A66237">
      <w:r>
        <w:t>0=no</w:t>
      </w:r>
    </w:p>
    <w:p w14:paraId="00868A64" w14:textId="77777777" w:rsidR="00A66237" w:rsidRDefault="00A66237" w:rsidP="00A66237">
      <w:r>
        <w:t>1=starting to break</w:t>
      </w:r>
    </w:p>
    <w:p w14:paraId="4477C91D" w14:textId="77777777" w:rsidR="00A66237" w:rsidRDefault="00A66237" w:rsidP="00A66237">
      <w:r>
        <w:t>2=completely broken</w:t>
      </w:r>
    </w:p>
    <w:p w14:paraId="426B2C83" w14:textId="77777777" w:rsidR="00A66237" w:rsidRDefault="00A66237" w:rsidP="00A66237"/>
    <w:p w14:paraId="24976DC4" w14:textId="77777777" w:rsidR="00A66237" w:rsidRDefault="00A66237" w:rsidP="00A66237">
      <w:r>
        <w:t>PUB=1: infantile genitalia or early development of genitalia but no other marker of maturation</w:t>
      </w:r>
    </w:p>
    <w:p w14:paraId="605AB950" w14:textId="77777777" w:rsidR="00A66237" w:rsidRDefault="00A66237" w:rsidP="00A66237">
      <w:r>
        <w:t>PUB=2: early development of genitalia with at least one other marker of maturation</w:t>
      </w:r>
    </w:p>
    <w:p w14:paraId="13842C59" w14:textId="77777777" w:rsidR="00A66237" w:rsidRDefault="00A66237" w:rsidP="00A66237">
      <w:r>
        <w:t>PUB=3: advanced development of genitalia but at least one other marker not fully mature</w:t>
      </w:r>
    </w:p>
    <w:p w14:paraId="50A61697" w14:textId="77777777" w:rsidR="00A66237" w:rsidRDefault="00A66237" w:rsidP="00A66237">
      <w:r>
        <w:t>PUB=4: all markers fully mature</w:t>
      </w:r>
    </w:p>
    <w:p w14:paraId="0EBD8AE8" w14:textId="77777777" w:rsidR="00A66237" w:rsidRDefault="00A66237" w:rsidP="00A66237"/>
    <w:p w14:paraId="188696EA" w14:textId="77777777" w:rsidR="00C64B43" w:rsidRDefault="00A66237" w:rsidP="00A66237">
      <w:r>
        <w:t xml:space="preserve">MP. [Note 20/11/2007] The PUB variable was also developed by </w:t>
      </w:r>
      <w:smartTag w:uri="urn:schemas-microsoft-com:office:smarttags" w:element="place">
        <w:r>
          <w:t>Douglas</w:t>
        </w:r>
      </w:smartTag>
      <w:r>
        <w:t xml:space="preserve"> for girls, but Rebecca only developed PUBRH for boys</w:t>
      </w:r>
      <w:r w:rsidRPr="002039DF">
        <w:rPr>
          <w:u w:val="single"/>
        </w:rPr>
        <w:t>.</w:t>
      </w:r>
      <w:r w:rsidR="00CB7746" w:rsidRPr="002039DF">
        <w:rPr>
          <w:u w:val="single"/>
        </w:rPr>
        <w:t xml:space="preserve"> Using the definitions above</w:t>
      </w:r>
      <w:r w:rsidR="00CB7746">
        <w:t>.</w:t>
      </w:r>
    </w:p>
    <w:p w14:paraId="7E583E0F" w14:textId="77777777" w:rsidR="00C64B43" w:rsidRDefault="00C64B43" w:rsidP="00A66237"/>
    <w:p w14:paraId="1A51C85A" w14:textId="77777777" w:rsidR="00A62C3C" w:rsidRDefault="00C26366" w:rsidP="00A66237">
      <w:r>
        <w:t xml:space="preserve"> PUB</w:t>
      </w:r>
      <w:r w:rsidR="00C64B43">
        <w:t xml:space="preserve">RH </w:t>
      </w:r>
      <w:r>
        <w:t xml:space="preserve"> </w:t>
      </w:r>
      <w:r w:rsidR="00C64B43">
        <w:t>developed for the boys</w:t>
      </w:r>
      <w:r w:rsidR="00CB7746">
        <w:t xml:space="preserve"> only</w:t>
      </w:r>
    </w:p>
    <w:p w14:paraId="4E7FE4C2" w14:textId="77777777" w:rsidR="00C26366" w:rsidRDefault="00372302" w:rsidP="00A66237">
      <w:pPr>
        <w:numPr>
          <w:ins w:id="0" w:author="nsvb" w:date="2008-05-28T16:45:00Z"/>
        </w:numPr>
      </w:pPr>
      <w:r>
        <w:t>Summary labels:</w:t>
      </w:r>
    </w:p>
    <w:p w14:paraId="1B77CBEF" w14:textId="77777777" w:rsidR="00A66237" w:rsidRDefault="00A66237" w:rsidP="00A66237">
      <w:r>
        <w:t xml:space="preserve">  </w:t>
      </w:r>
    </w:p>
    <w:p w14:paraId="5DD7410D" w14:textId="77777777" w:rsidR="00372302" w:rsidRDefault="00372302" w:rsidP="00C26366">
      <w:pPr>
        <w:ind w:firstLine="720"/>
        <w:rPr>
          <w:rFonts w:cs="Courier New"/>
          <w:szCs w:val="20"/>
        </w:rPr>
      </w:pPr>
      <w:r w:rsidRPr="00C26366">
        <w:rPr>
          <w:rFonts w:cs="Courier New"/>
          <w:szCs w:val="20"/>
        </w:rPr>
        <w:t>1</w:t>
      </w:r>
      <w:r>
        <w:rPr>
          <w:rFonts w:cs="Courier New"/>
          <w:szCs w:val="20"/>
        </w:rPr>
        <w:t xml:space="preserve">: </w:t>
      </w:r>
      <w:r w:rsidRPr="00C26366">
        <w:rPr>
          <w:rFonts w:cs="Courier New"/>
          <w:szCs w:val="20"/>
        </w:rPr>
        <w:t xml:space="preserve"> </w:t>
      </w:r>
      <w:r w:rsidR="00C26366" w:rsidRPr="00C26366">
        <w:rPr>
          <w:rFonts w:cs="Courier New"/>
          <w:szCs w:val="20"/>
        </w:rPr>
        <w:t xml:space="preserve">infantile </w:t>
      </w:r>
    </w:p>
    <w:p w14:paraId="25E77687" w14:textId="77777777" w:rsidR="002039DF" w:rsidRDefault="002039DF" w:rsidP="00C26366">
      <w:pPr>
        <w:ind w:firstLine="720"/>
        <w:rPr>
          <w:ins w:id="1" w:author="nsvb" w:date="2008-05-28T16:49:00Z"/>
          <w:rFonts w:cs="Courier New"/>
          <w:szCs w:val="20"/>
        </w:rPr>
      </w:pPr>
    </w:p>
    <w:p w14:paraId="3BBAD49D" w14:textId="77777777" w:rsidR="00C26366" w:rsidRPr="00C26366" w:rsidRDefault="002039DF" w:rsidP="00C26366">
      <w:pPr>
        <w:numPr>
          <w:ins w:id="2" w:author="nsvb" w:date="2008-05-28T16:49:00Z"/>
        </w:numPr>
        <w:ind w:firstLine="720"/>
        <w:rPr>
          <w:rFonts w:cs="Courier New"/>
          <w:szCs w:val="20"/>
        </w:rPr>
      </w:pPr>
      <w:r>
        <w:rPr>
          <w:rFonts w:cs="Courier New"/>
          <w:szCs w:val="20"/>
        </w:rPr>
        <w:t>2</w:t>
      </w:r>
      <w:r w:rsidR="00372302">
        <w:rPr>
          <w:rFonts w:cs="Courier New"/>
          <w:szCs w:val="20"/>
        </w:rPr>
        <w:t>:</w:t>
      </w:r>
      <w:r w:rsidR="00372302" w:rsidRPr="00372302">
        <w:rPr>
          <w:rFonts w:cs="Courier New"/>
          <w:szCs w:val="20"/>
        </w:rPr>
        <w:t xml:space="preserve"> </w:t>
      </w:r>
      <w:r w:rsidR="00372302" w:rsidRPr="00C26366">
        <w:rPr>
          <w:rFonts w:cs="Courier New"/>
          <w:szCs w:val="20"/>
        </w:rPr>
        <w:t>early puberty</w:t>
      </w:r>
    </w:p>
    <w:p w14:paraId="097B4E06" w14:textId="77777777" w:rsidR="00372302" w:rsidRDefault="00372302" w:rsidP="00C26366">
      <w:pPr>
        <w:numPr>
          <w:ins w:id="3" w:author="nsvb" w:date="2008-05-28T16:49:00Z"/>
        </w:numPr>
        <w:ind w:firstLine="720"/>
        <w:rPr>
          <w:ins w:id="4" w:author="nsvb" w:date="2008-05-28T16:50:00Z"/>
          <w:rFonts w:cs="Courier New"/>
          <w:szCs w:val="20"/>
        </w:rPr>
      </w:pPr>
    </w:p>
    <w:p w14:paraId="5A6CFE7D" w14:textId="77777777" w:rsidR="00C26366" w:rsidRPr="00C26366" w:rsidRDefault="00C26366" w:rsidP="00C26366">
      <w:pPr>
        <w:numPr>
          <w:ins w:id="5" w:author="nsvb" w:date="2008-05-28T16:50:00Z"/>
        </w:numPr>
        <w:ind w:firstLine="720"/>
        <w:rPr>
          <w:rFonts w:cs="Courier New"/>
          <w:szCs w:val="20"/>
        </w:rPr>
      </w:pPr>
      <w:r w:rsidRPr="00C26366">
        <w:rPr>
          <w:rFonts w:cs="Courier New"/>
          <w:szCs w:val="20"/>
        </w:rPr>
        <w:t>3</w:t>
      </w:r>
      <w:r w:rsidR="00372302">
        <w:rPr>
          <w:rFonts w:cs="Courier New"/>
          <w:szCs w:val="20"/>
        </w:rPr>
        <w:t>:</w:t>
      </w:r>
      <w:r w:rsidRPr="00C26366">
        <w:rPr>
          <w:rFonts w:cs="Courier New"/>
          <w:szCs w:val="20"/>
        </w:rPr>
        <w:t xml:space="preserve"> </w:t>
      </w:r>
      <w:r w:rsidR="00372302" w:rsidRPr="00C26366">
        <w:rPr>
          <w:rFonts w:cs="Courier New"/>
          <w:szCs w:val="20"/>
        </w:rPr>
        <w:t>advanced puberty</w:t>
      </w:r>
    </w:p>
    <w:p w14:paraId="226BF819" w14:textId="77777777" w:rsidR="00372302" w:rsidRDefault="00372302" w:rsidP="00C26366">
      <w:pPr>
        <w:numPr>
          <w:ins w:id="6" w:author="nsvb" w:date="2008-05-28T16:50:00Z"/>
        </w:numPr>
        <w:ind w:firstLine="720"/>
        <w:rPr>
          <w:ins w:id="7" w:author="nsvb" w:date="2008-05-28T16:50:00Z"/>
          <w:rFonts w:cs="Courier New"/>
          <w:szCs w:val="20"/>
        </w:rPr>
      </w:pPr>
    </w:p>
    <w:p w14:paraId="2319A622" w14:textId="77777777" w:rsidR="00C26366" w:rsidRPr="00C26366" w:rsidRDefault="00C26366" w:rsidP="00C26366">
      <w:pPr>
        <w:numPr>
          <w:ins w:id="8" w:author="nsvb" w:date="2008-05-28T16:50:00Z"/>
        </w:numPr>
        <w:ind w:firstLine="720"/>
        <w:rPr>
          <w:rFonts w:cs="Courier New"/>
          <w:szCs w:val="20"/>
        </w:rPr>
      </w:pPr>
      <w:r w:rsidRPr="00C26366">
        <w:rPr>
          <w:rFonts w:cs="Courier New"/>
          <w:szCs w:val="20"/>
        </w:rPr>
        <w:t>4</w:t>
      </w:r>
      <w:r w:rsidR="00372302">
        <w:rPr>
          <w:rFonts w:cs="Courier New"/>
          <w:szCs w:val="20"/>
        </w:rPr>
        <w:t xml:space="preserve">: </w:t>
      </w:r>
      <w:r w:rsidR="00372302" w:rsidRPr="00C26366">
        <w:rPr>
          <w:rFonts w:cs="Courier New"/>
          <w:szCs w:val="20"/>
        </w:rPr>
        <w:t>fully mature</w:t>
      </w:r>
      <w:r w:rsidRPr="00C26366">
        <w:rPr>
          <w:rFonts w:cs="Courier New"/>
          <w:szCs w:val="20"/>
        </w:rPr>
        <w:t xml:space="preserve"> </w:t>
      </w:r>
    </w:p>
    <w:p w14:paraId="2A073208" w14:textId="77777777" w:rsidR="00C26366" w:rsidRPr="00C26366" w:rsidRDefault="00C26366" w:rsidP="00C26366">
      <w:pPr>
        <w:rPr>
          <w:rFonts w:cs="Courier New"/>
          <w:szCs w:val="20"/>
        </w:rPr>
      </w:pPr>
    </w:p>
    <w:p w14:paraId="711721EA" w14:textId="77777777" w:rsidR="00C26366" w:rsidRDefault="00C26366" w:rsidP="00C26366">
      <w:pPr>
        <w:rPr>
          <w:rFonts w:ascii="Courier New" w:hAnsi="Courier New" w:cs="Courier New"/>
          <w:sz w:val="20"/>
          <w:szCs w:val="20"/>
        </w:rPr>
      </w:pPr>
    </w:p>
    <w:p w14:paraId="1F7CF303" w14:textId="77777777" w:rsidR="00A66237" w:rsidRDefault="00A66237" w:rsidP="00A66237"/>
    <w:p w14:paraId="17838E3D" w14:textId="77777777" w:rsidR="00A66237" w:rsidRDefault="00A66237" w:rsidP="00A66237"/>
    <w:p w14:paraId="2CF46CF7" w14:textId="77777777" w:rsidR="00C26366" w:rsidRDefault="00C26366" w:rsidP="00A66237"/>
    <w:p w14:paraId="3804F90D" w14:textId="77777777" w:rsidR="00A66237" w:rsidRDefault="00A66237" w:rsidP="00A66237">
      <w:r>
        <w:t>Coding used to define PUBRH:</w:t>
      </w:r>
    </w:p>
    <w:p w14:paraId="31D33FD7" w14:textId="77777777" w:rsidR="00A66237" w:rsidRDefault="00A66237" w:rsidP="00A66237"/>
    <w:p w14:paraId="1044E5F6" w14:textId="77777777" w:rsidR="00A66237" w:rsidRDefault="00A66237" w:rsidP="00A66237">
      <w:pPr>
        <w:rPr>
          <w:rFonts w:ascii="Courier New" w:hAnsi="Courier New"/>
          <w:sz w:val="20"/>
        </w:rPr>
      </w:pPr>
      <w:r>
        <w:rPr>
          <w:rFonts w:ascii="Courier New" w:hAnsi="Courier New"/>
          <w:sz w:val="20"/>
        </w:rPr>
        <w:t>DO IF (GEN61=0 OR (GEN61=1 AND PUH61=0 AND AXH61=0 AND BRV61=0))</w:t>
      </w:r>
    </w:p>
    <w:p w14:paraId="3E36D374" w14:textId="77777777" w:rsidR="00A66237" w:rsidRDefault="00A66237" w:rsidP="00A66237">
      <w:pPr>
        <w:rPr>
          <w:rFonts w:ascii="Courier New" w:hAnsi="Courier New"/>
          <w:sz w:val="20"/>
        </w:rPr>
      </w:pPr>
      <w:r>
        <w:rPr>
          <w:rFonts w:ascii="Courier New" w:hAnsi="Courier New"/>
          <w:sz w:val="20"/>
        </w:rPr>
        <w:t>COMPUTE PUB</w:t>
      </w:r>
      <w:r w:rsidR="00C64B43">
        <w:rPr>
          <w:rFonts w:ascii="Courier New" w:hAnsi="Courier New"/>
          <w:sz w:val="20"/>
        </w:rPr>
        <w:t>RH</w:t>
      </w:r>
      <w:r>
        <w:rPr>
          <w:rFonts w:ascii="Courier New" w:hAnsi="Courier New"/>
          <w:sz w:val="20"/>
        </w:rPr>
        <w:t xml:space="preserve">=1  </w:t>
      </w:r>
    </w:p>
    <w:p w14:paraId="585ACEBF" w14:textId="77777777" w:rsidR="00A66237" w:rsidRDefault="00A66237" w:rsidP="00A66237">
      <w:pPr>
        <w:rPr>
          <w:rFonts w:ascii="Courier New" w:hAnsi="Courier New"/>
          <w:sz w:val="20"/>
        </w:rPr>
      </w:pPr>
      <w:r>
        <w:rPr>
          <w:rFonts w:ascii="Courier New" w:hAnsi="Courier New"/>
          <w:sz w:val="20"/>
        </w:rPr>
        <w:t>ELSE IF (GEN61=1)</w:t>
      </w:r>
    </w:p>
    <w:p w14:paraId="2EBA6BC6" w14:textId="77777777" w:rsidR="00A66237" w:rsidRDefault="00A66237" w:rsidP="00A66237">
      <w:pPr>
        <w:rPr>
          <w:rFonts w:ascii="Courier New" w:hAnsi="Courier New"/>
          <w:sz w:val="20"/>
        </w:rPr>
      </w:pPr>
      <w:r>
        <w:rPr>
          <w:rFonts w:ascii="Courier New" w:hAnsi="Courier New"/>
          <w:sz w:val="20"/>
        </w:rPr>
        <w:t xml:space="preserve">COMPUTE </w:t>
      </w:r>
      <w:r w:rsidR="00C64B43">
        <w:rPr>
          <w:rFonts w:ascii="Courier New" w:hAnsi="Courier New"/>
          <w:sz w:val="20"/>
        </w:rPr>
        <w:t>PUBRH</w:t>
      </w:r>
      <w:r w:rsidR="00C64B43" w:rsidDel="00C64B43">
        <w:rPr>
          <w:rFonts w:ascii="Courier New" w:hAnsi="Courier New"/>
          <w:sz w:val="20"/>
        </w:rPr>
        <w:t xml:space="preserve"> </w:t>
      </w:r>
      <w:r>
        <w:rPr>
          <w:rFonts w:ascii="Courier New" w:hAnsi="Courier New"/>
          <w:sz w:val="20"/>
        </w:rPr>
        <w:t>=2</w:t>
      </w:r>
    </w:p>
    <w:p w14:paraId="40C56478" w14:textId="77777777" w:rsidR="00A66237" w:rsidRDefault="00A66237" w:rsidP="00A66237">
      <w:pPr>
        <w:rPr>
          <w:rFonts w:ascii="Courier New" w:hAnsi="Courier New"/>
          <w:sz w:val="20"/>
        </w:rPr>
      </w:pPr>
      <w:r>
        <w:rPr>
          <w:rFonts w:ascii="Courier New" w:hAnsi="Courier New"/>
          <w:sz w:val="20"/>
        </w:rPr>
        <w:t>ELSE IF (GEN61=2 AND (PUH61&lt;2 OR AXH61&lt;1 OR BRV61&lt;2))</w:t>
      </w:r>
    </w:p>
    <w:p w14:paraId="6FAC2BC1" w14:textId="77777777" w:rsidR="00A66237" w:rsidRDefault="00A66237" w:rsidP="00A66237">
      <w:pPr>
        <w:rPr>
          <w:rFonts w:ascii="Courier New" w:hAnsi="Courier New"/>
          <w:sz w:val="20"/>
        </w:rPr>
      </w:pPr>
      <w:r>
        <w:rPr>
          <w:rFonts w:ascii="Courier New" w:hAnsi="Courier New"/>
          <w:sz w:val="20"/>
        </w:rPr>
        <w:t xml:space="preserve">COMPUTE </w:t>
      </w:r>
      <w:r w:rsidR="00C64B43">
        <w:rPr>
          <w:rFonts w:ascii="Courier New" w:hAnsi="Courier New"/>
          <w:sz w:val="20"/>
        </w:rPr>
        <w:t>PUBRH</w:t>
      </w:r>
      <w:r w:rsidR="00C64B43" w:rsidDel="00C64B43">
        <w:rPr>
          <w:rFonts w:ascii="Courier New" w:hAnsi="Courier New"/>
          <w:sz w:val="20"/>
        </w:rPr>
        <w:t xml:space="preserve"> </w:t>
      </w:r>
      <w:r>
        <w:rPr>
          <w:rFonts w:ascii="Courier New" w:hAnsi="Courier New"/>
          <w:sz w:val="20"/>
        </w:rPr>
        <w:t>=3</w:t>
      </w:r>
    </w:p>
    <w:p w14:paraId="3B1774FD" w14:textId="77777777" w:rsidR="00A66237" w:rsidRDefault="00A66237" w:rsidP="00A66237">
      <w:pPr>
        <w:rPr>
          <w:rFonts w:ascii="Courier New" w:hAnsi="Courier New"/>
          <w:sz w:val="20"/>
        </w:rPr>
      </w:pPr>
      <w:r>
        <w:rPr>
          <w:rFonts w:ascii="Courier New" w:hAnsi="Courier New"/>
          <w:sz w:val="20"/>
        </w:rPr>
        <w:t>ELSE IF (GEN61=2 AND PUH61=2 AND AXH61=1 AND BRV61=2)</w:t>
      </w:r>
    </w:p>
    <w:p w14:paraId="0DEFDAB7" w14:textId="77777777" w:rsidR="00A66237" w:rsidRDefault="00A66237" w:rsidP="00A66237">
      <w:pPr>
        <w:rPr>
          <w:rFonts w:ascii="Courier New" w:hAnsi="Courier New"/>
          <w:sz w:val="20"/>
        </w:rPr>
      </w:pPr>
      <w:r>
        <w:rPr>
          <w:rFonts w:ascii="Courier New" w:hAnsi="Courier New"/>
          <w:sz w:val="20"/>
        </w:rPr>
        <w:t xml:space="preserve">COMPUTE </w:t>
      </w:r>
      <w:r w:rsidR="00C64B43">
        <w:rPr>
          <w:rFonts w:ascii="Courier New" w:hAnsi="Courier New"/>
          <w:sz w:val="20"/>
        </w:rPr>
        <w:t>PUBRH</w:t>
      </w:r>
      <w:r w:rsidR="00C64B43" w:rsidDel="00C64B43">
        <w:rPr>
          <w:rFonts w:ascii="Courier New" w:hAnsi="Courier New"/>
          <w:sz w:val="20"/>
        </w:rPr>
        <w:t xml:space="preserve"> </w:t>
      </w:r>
      <w:r>
        <w:rPr>
          <w:rFonts w:ascii="Courier New" w:hAnsi="Courier New"/>
          <w:sz w:val="20"/>
        </w:rPr>
        <w:t>=4</w:t>
      </w:r>
    </w:p>
    <w:p w14:paraId="45A658ED" w14:textId="77777777" w:rsidR="00A66237" w:rsidRDefault="00A66237" w:rsidP="00A66237">
      <w:pPr>
        <w:rPr>
          <w:rFonts w:ascii="Courier New" w:hAnsi="Courier New"/>
          <w:sz w:val="20"/>
        </w:rPr>
      </w:pPr>
      <w:r>
        <w:rPr>
          <w:rFonts w:ascii="Courier New" w:hAnsi="Courier New"/>
          <w:sz w:val="20"/>
        </w:rPr>
        <w:t>ELSE</w:t>
      </w:r>
    </w:p>
    <w:p w14:paraId="19AE49A7" w14:textId="77777777" w:rsidR="00A66237" w:rsidRDefault="00A66237" w:rsidP="00A66237">
      <w:pPr>
        <w:rPr>
          <w:rFonts w:ascii="Courier New" w:hAnsi="Courier New"/>
          <w:sz w:val="20"/>
        </w:rPr>
      </w:pPr>
      <w:r>
        <w:rPr>
          <w:rFonts w:ascii="Courier New" w:hAnsi="Courier New"/>
          <w:sz w:val="20"/>
        </w:rPr>
        <w:t xml:space="preserve">COMPUTE </w:t>
      </w:r>
      <w:r w:rsidR="00C64B43">
        <w:rPr>
          <w:rFonts w:ascii="Courier New" w:hAnsi="Courier New"/>
          <w:sz w:val="20"/>
        </w:rPr>
        <w:t>PUBRH</w:t>
      </w:r>
      <w:r w:rsidR="00C64B43" w:rsidDel="00C64B43">
        <w:rPr>
          <w:rFonts w:ascii="Courier New" w:hAnsi="Courier New"/>
          <w:sz w:val="20"/>
        </w:rPr>
        <w:t xml:space="preserve"> </w:t>
      </w:r>
      <w:r>
        <w:rPr>
          <w:rFonts w:ascii="Courier New" w:hAnsi="Courier New"/>
          <w:sz w:val="20"/>
        </w:rPr>
        <w:t>=9</w:t>
      </w:r>
    </w:p>
    <w:p w14:paraId="4E4C3F11" w14:textId="77777777" w:rsidR="00A66237" w:rsidRDefault="00A66237" w:rsidP="00A66237">
      <w:pPr>
        <w:rPr>
          <w:rFonts w:ascii="Courier New" w:hAnsi="Courier New"/>
          <w:sz w:val="20"/>
        </w:rPr>
      </w:pPr>
      <w:r>
        <w:rPr>
          <w:rFonts w:ascii="Courier New" w:hAnsi="Courier New"/>
          <w:sz w:val="20"/>
        </w:rPr>
        <w:t>END IF</w:t>
      </w:r>
    </w:p>
    <w:p w14:paraId="5E1C603E" w14:textId="77777777" w:rsidR="00A66237" w:rsidRDefault="00A66237" w:rsidP="00A66237"/>
    <w:p w14:paraId="0054E3EB" w14:textId="77777777" w:rsidR="00A66237" w:rsidRDefault="00A66237" w:rsidP="00A66237">
      <w:pPr>
        <w:rPr>
          <w:rFonts w:ascii="Courier New" w:hAnsi="Courier New"/>
          <w:sz w:val="20"/>
        </w:rPr>
      </w:pPr>
    </w:p>
    <w:p w14:paraId="53B8649E" w14:textId="77777777" w:rsidR="00A66237" w:rsidRDefault="00A66237" w:rsidP="00A66237">
      <w:r>
        <w:t>There are other boys with the above patterns of markers who have been coded as PUB=1. Mistakes? [MP note 20/11/2007] I have checked the microfiche of original questionnaires and there are no additional data that would account for this classification]</w:t>
      </w:r>
    </w:p>
    <w:p w14:paraId="63F8EEB8" w14:textId="77777777" w:rsidR="00A66237" w:rsidRDefault="00A66237" w:rsidP="00A66237"/>
    <w:p w14:paraId="52E90B84" w14:textId="77777777" w:rsidR="00A66237" w:rsidRDefault="00A66237" w:rsidP="00A66237"/>
    <w:p w14:paraId="516BB95E" w14:textId="77777777" w:rsidR="00A66237" w:rsidRDefault="00A66237" w:rsidP="00A66237">
      <w:r>
        <w:t>The original PUB variable also includes 12 additional boys where data on one variable was missing.</w:t>
      </w:r>
    </w:p>
    <w:p w14:paraId="2CB33300" w14:textId="77777777" w:rsidR="00A66237" w:rsidRDefault="00A66237" w:rsidP="00A66237"/>
    <w:p w14:paraId="29C33158" w14:textId="77777777" w:rsidR="00A66237" w:rsidRDefault="00A66237" w:rsidP="00A66237"/>
    <w:p w14:paraId="4048C473" w14:textId="77777777" w:rsidR="002D67EC" w:rsidRDefault="002D67EC" w:rsidP="002D67EC">
      <w:pPr>
        <w:rPr>
          <w:rFonts w:ascii="Verdana" w:hAnsi="Verdana"/>
          <w:b/>
          <w:sz w:val="16"/>
          <w:szCs w:val="16"/>
        </w:rPr>
      </w:pPr>
      <w:r>
        <w:rPr>
          <w:b/>
        </w:rPr>
        <w:t xml:space="preserve">Section 2: Puberty in Girls variables Author R.C. </w:t>
      </w:r>
      <w:r>
        <w:rPr>
          <w:rFonts w:ascii="Verdana" w:hAnsi="Verdana"/>
          <w:b/>
          <w:sz w:val="16"/>
          <w:szCs w:val="16"/>
        </w:rPr>
        <w:t>May 2008 (updated July 2008)</w:t>
      </w:r>
    </w:p>
    <w:p w14:paraId="42A5548E" w14:textId="77777777" w:rsidR="00971C3D" w:rsidRDefault="00971C3D" w:rsidP="00920CB0">
      <w:pPr>
        <w:rPr>
          <w:b/>
        </w:rPr>
      </w:pPr>
    </w:p>
    <w:p w14:paraId="5BA9B130" w14:textId="77777777" w:rsidR="00971C3D" w:rsidRPr="00E7413D" w:rsidRDefault="00971C3D" w:rsidP="00971C3D">
      <w:pPr>
        <w:rPr>
          <w:rFonts w:ascii="Verdana" w:hAnsi="Verdana"/>
          <w:b/>
          <w:sz w:val="16"/>
          <w:szCs w:val="16"/>
        </w:rPr>
      </w:pPr>
    </w:p>
    <w:p w14:paraId="17FF63F8" w14:textId="77777777" w:rsidR="00971C3D" w:rsidRPr="004467C3" w:rsidRDefault="00971C3D" w:rsidP="00971C3D">
      <w:pPr>
        <w:rPr>
          <w:rFonts w:ascii="Verdana" w:hAnsi="Verdana"/>
          <w:b/>
          <w:sz w:val="28"/>
          <w:szCs w:val="28"/>
        </w:rPr>
      </w:pPr>
      <w:r>
        <w:rPr>
          <w:rFonts w:ascii="Verdana" w:hAnsi="Verdana"/>
          <w:b/>
          <w:sz w:val="28"/>
          <w:szCs w:val="28"/>
        </w:rPr>
        <w:t>Age at menarche</w:t>
      </w:r>
    </w:p>
    <w:p w14:paraId="3BAAD94A" w14:textId="77777777" w:rsidR="00971C3D" w:rsidRDefault="00971C3D" w:rsidP="00971C3D">
      <w:pPr>
        <w:rPr>
          <w:rFonts w:ascii="Verdana" w:hAnsi="Verdana"/>
          <w:b/>
        </w:rPr>
      </w:pPr>
    </w:p>
    <w:p w14:paraId="245ECE91" w14:textId="77777777" w:rsidR="00971C3D" w:rsidRDefault="00971C3D" w:rsidP="00971C3D">
      <w:pPr>
        <w:spacing w:line="360" w:lineRule="auto"/>
      </w:pPr>
      <w:r>
        <w:t>During examinations by school doctors in 1960-1961 the date of onset of the first period was ascertained (month and year (MEND)).  In 1994 women were asked, in the annual women’s health postal questionnaire, ‘how old were you when you had your first menstrual period?’ (MCYLF94).  This age was reported in years.  These two variables have been used to create age at menarche variables.</w:t>
      </w:r>
    </w:p>
    <w:p w14:paraId="64274C9E" w14:textId="77777777" w:rsidR="00971C3D" w:rsidRDefault="00971C3D" w:rsidP="00971C3D">
      <w:pPr>
        <w:spacing w:line="360" w:lineRule="auto"/>
      </w:pPr>
    </w:p>
    <w:p w14:paraId="5E2DB43C" w14:textId="77777777" w:rsidR="00971C3D" w:rsidRDefault="00971C3D" w:rsidP="00971C3D">
      <w:pPr>
        <w:spacing w:line="360" w:lineRule="auto"/>
        <w:rPr>
          <w:rFonts w:ascii="Verdana" w:hAnsi="Verdana"/>
        </w:rPr>
      </w:pPr>
      <w:r>
        <w:rPr>
          <w:rFonts w:ascii="Verdana" w:hAnsi="Verdana"/>
          <w:b/>
        </w:rPr>
        <w:t>Age at menarche – 1960-1 data only</w:t>
      </w:r>
    </w:p>
    <w:p w14:paraId="1A68398A" w14:textId="77777777" w:rsidR="00971C3D" w:rsidRDefault="00971C3D" w:rsidP="00971C3D">
      <w:pPr>
        <w:spacing w:line="360" w:lineRule="auto"/>
      </w:pPr>
      <w:r>
        <w:t>One set of age at menarche variables have been created using only that information provided in 1960-1 (i.e. MEND).  By recoding MEND an age at menarche in months since birth (MENDMTHC) and an age at menarche in years variable have been created.  In Di’s original job the age at menarche in years variable was recoded whereby 9,10 and 11 were grouped as 11y (MENDAGEC).  An additional variable has been created in which these 3 ages are kept separate (MENDAGECC).  There were 188 women who had not reached menarche by the time of their medical examination in 1960-1 and these women are coded as 777 in these 3 variables.</w:t>
      </w:r>
    </w:p>
    <w:p w14:paraId="2B743182" w14:textId="77777777" w:rsidR="00971C3D" w:rsidRDefault="00971C3D" w:rsidP="00971C3D">
      <w:pPr>
        <w:spacing w:line="360" w:lineRule="auto"/>
      </w:pPr>
    </w:p>
    <w:p w14:paraId="239C21EB" w14:textId="77777777" w:rsidR="00971C3D" w:rsidRDefault="00971C3D" w:rsidP="00971C3D">
      <w:pPr>
        <w:spacing w:line="360" w:lineRule="auto"/>
      </w:pPr>
      <w:r>
        <w:rPr>
          <w:rFonts w:ascii="Verdana" w:hAnsi="Verdana"/>
          <w:b/>
        </w:rPr>
        <w:t>Incorporating information reported in 1994</w:t>
      </w:r>
    </w:p>
    <w:p w14:paraId="37CDF81B" w14:textId="77777777" w:rsidR="00971C3D" w:rsidRDefault="00971C3D" w:rsidP="00971C3D">
      <w:pPr>
        <w:spacing w:line="360" w:lineRule="auto"/>
      </w:pPr>
      <w:r>
        <w:t xml:space="preserve">A second set of age at menarche variables have been created which incorporate information from 1994.  If women had a valid age at menarche recorded in 1960-1 this is used.  However, if women had not reached menarche by 1960-1 and reported an age at menarche in 1994 of  </w:t>
      </w:r>
    </w:p>
    <w:p w14:paraId="73B40570" w14:textId="77777777" w:rsidR="00971C3D" w:rsidRDefault="00971C3D" w:rsidP="00971C3D">
      <w:pPr>
        <w:spacing w:line="360" w:lineRule="auto"/>
      </w:pPr>
      <w:r>
        <w:t>&gt; 13y the age of menarche they reported in 1994 is used.</w:t>
      </w:r>
    </w:p>
    <w:p w14:paraId="5C418D86" w14:textId="77777777" w:rsidR="00971C3D" w:rsidRDefault="00971C3D" w:rsidP="00971C3D">
      <w:pPr>
        <w:spacing w:line="360" w:lineRule="auto"/>
      </w:pPr>
    </w:p>
    <w:p w14:paraId="59DF46FD" w14:textId="77777777" w:rsidR="00971C3D" w:rsidRDefault="00971C3D" w:rsidP="00971C3D">
      <w:pPr>
        <w:spacing w:line="360" w:lineRule="auto"/>
      </w:pPr>
      <w:r>
        <w:t>Information was not incorporated from 1994 if age at menarche was missing in 1960-1 because of evidence that recall of age at menarche may not be valid.</w:t>
      </w:r>
      <w:r>
        <w:fldChar w:fldCharType="begin"/>
      </w:r>
      <w:r>
        <w:instrText xml:space="preserve"> ADDIN REFMGR.CITE &lt;Refman&gt;&lt;Cite&gt;&lt;Author&gt;Cooper&lt;/Author&gt;&lt;Year&gt;2006&lt;/Year&gt;&lt;RecNum&gt;684&lt;/RecNum&gt;&lt;IDText&gt;Validity of age at menarche self-reported in adulthood&lt;/IDText&gt;&lt;MDL Ref_Type="Journal"&gt;&lt;Ref_Type&gt;Journal&lt;/Ref_Type&gt;&lt;Ref_ID&gt;684&lt;/Ref_ID&gt;&lt;Title_Primary&gt;Validity of age at menarche self-reported in adulthood&lt;/Title_Primary&gt;&lt;Authors_Primary&gt;Cooper,R&lt;/Authors_Primary&gt;&lt;Authors_Primary&gt;Blell,M&lt;/Authors_Primary&gt;&lt;Authors_Primary&gt;Hardy,R&lt;/Authors_Primary&gt;&lt;Authors_Primary&gt;Black,S&lt;/Authors_Primary&gt;&lt;Authors_Primary&gt;Pollard,T.M.&lt;/Authors_Primary&gt;&lt;Authors_Primary&gt;Wadsworth,M.E.J.&lt;/Authors_Primary&gt;&lt;Authors_Primary&gt;Pearce,M.S.&lt;/Authors_Primary&gt;&lt;Authors_Primary&gt;Kuh,D&lt;/Authors_Primary&gt;&lt;Date_Primary&gt;2006&lt;/Date_Primary&gt;&lt;Keywords&gt;Menarche&lt;/Keywords&gt;&lt;Keywords&gt;Validity&lt;/Keywords&gt;&lt;Reprint&gt;In File&lt;/Reprint&gt;&lt;Start_Page&gt;993&lt;/Start_Page&gt;&lt;End_Page&gt;997&lt;/End_Page&gt;&lt;Periodical&gt;Journal of Epidemiology and Community Health&lt;/Periodical&gt;&lt;Volume&gt;60&lt;/Volume&gt;&lt;ZZ_JournalFull&gt;&lt;f name="System"&gt;Journal of Epidemiology and Community Health&lt;/f&gt;&lt;/ZZ_JournalFull&gt;&lt;ZZ_WorkformID&gt;1&lt;/ZZ_WorkformID&gt;&lt;/MDL&gt;&lt;/Cite&gt;&lt;/Refman&gt;</w:instrText>
      </w:r>
      <w:r>
        <w:fldChar w:fldCharType="separate"/>
      </w:r>
      <w:r w:rsidRPr="00601E2C">
        <w:rPr>
          <w:vertAlign w:val="superscript"/>
        </w:rPr>
        <w:t>1</w:t>
      </w:r>
      <w:r>
        <w:fldChar w:fldCharType="end"/>
      </w:r>
      <w:r>
        <w:t xml:space="preserve"> Further, information was not incorporated from 1994 if women were known not to have reached menarche by 1960-1 and reported an age at menarche in 1994 of ≤ 13 y as the report from 1994 is likely to be incorrect.</w:t>
      </w:r>
    </w:p>
    <w:p w14:paraId="65B334AB" w14:textId="77777777" w:rsidR="00971C3D" w:rsidRDefault="00971C3D" w:rsidP="00971C3D">
      <w:pPr>
        <w:spacing w:line="360" w:lineRule="auto"/>
      </w:pPr>
    </w:p>
    <w:p w14:paraId="26F87F61" w14:textId="77777777" w:rsidR="00971C3D" w:rsidRDefault="00971C3D" w:rsidP="00971C3D">
      <w:pPr>
        <w:spacing w:line="360" w:lineRule="auto"/>
      </w:pPr>
      <w:r>
        <w:t>Age at menarche in months since birth and age in years variables were created.  As the age at menarche variable from 1994 (MCYLF94) was reported in years it was multiplied by 12 and 6 was added to estimate an age in months since birth which could then be combined with MENDMTHC to create the age in months since birth variable (PUBERTY).</w:t>
      </w:r>
    </w:p>
    <w:p w14:paraId="263B7E5D" w14:textId="77777777" w:rsidR="00971C3D" w:rsidRDefault="00971C3D" w:rsidP="00971C3D">
      <w:pPr>
        <w:spacing w:line="360" w:lineRule="auto"/>
      </w:pPr>
      <w:r>
        <w:t>As for the MENDAGE variables – 2 versions of the age at menarche in years variables were created – one in which 9,10 and 11y were grouped into 11y (PUBYR) and one in which they were kept separate (PUBYRC).</w:t>
      </w:r>
    </w:p>
    <w:p w14:paraId="536B6C42" w14:textId="77777777" w:rsidR="00971C3D" w:rsidRDefault="00971C3D" w:rsidP="00971C3D">
      <w:pPr>
        <w:spacing w:line="360" w:lineRule="auto"/>
      </w:pPr>
    </w:p>
    <w:p w14:paraId="5B24FBD6" w14:textId="77777777" w:rsidR="00971C3D" w:rsidRDefault="00971C3D" w:rsidP="00971C3D">
      <w:pPr>
        <w:spacing w:line="360" w:lineRule="auto"/>
        <w:rPr>
          <w:rFonts w:ascii="Verdana" w:hAnsi="Verdana"/>
          <w:b/>
        </w:rPr>
      </w:pPr>
      <w:r>
        <w:rPr>
          <w:rFonts w:ascii="Verdana" w:hAnsi="Verdana"/>
          <w:b/>
        </w:rPr>
        <w:t>Information from 1957</w:t>
      </w:r>
    </w:p>
    <w:p w14:paraId="34DE351B" w14:textId="77777777" w:rsidR="00971C3D" w:rsidRDefault="00971C3D" w:rsidP="00971C3D">
      <w:pPr>
        <w:spacing w:line="360" w:lineRule="auto"/>
      </w:pPr>
      <w:r>
        <w:t xml:space="preserve">It should be noted that during the medical examination in 1957 (age 11y) whether girls had started menstruating or not was recorded (MEN57).  This variable is not used in deriving the age at menarche variables described as it is only a binary variable (recording whether or not menstruation had started by the time of the examination (yes vs. no)) i.e. age was not recorded.  </w:t>
      </w:r>
    </w:p>
    <w:p w14:paraId="4BA82A05" w14:textId="0E8A99B6" w:rsidR="00971C3D" w:rsidRDefault="00971C3D" w:rsidP="00971C3D">
      <w:pPr>
        <w:spacing w:line="360" w:lineRule="auto"/>
        <w:rPr>
          <w:rFonts w:ascii="Verdana" w:hAnsi="Verdana"/>
        </w:rPr>
      </w:pPr>
      <w:r>
        <w:t>However, MEN57 was checked against the derived menarche variables</w:t>
      </w:r>
      <w:r w:rsidR="00D80061">
        <w:t xml:space="preserve">. </w:t>
      </w:r>
      <w:r>
        <w:t xml:space="preserve">Only 5 women had a derived age at menarche (PUBYRC) of 9 or 10y despite MEN57 being coded as ‘not yet reached menarche’.  Further, only 3 of the 32 females coded by MEN57 as having reached menarche by the time of the examination in 1957 had values of PUBYRC &gt;11 and only another 3 of the 32 females had a missing value for derived age at menarche despite being coded by MEN57 as having started menstruating by age 11y.  No changes to the coding were made in light of this information as it affected so few women and systematic error could be introduced by making such changes. </w:t>
      </w:r>
    </w:p>
    <w:p w14:paraId="0D60DA29" w14:textId="77777777" w:rsidR="00971C3D" w:rsidRDefault="00971C3D" w:rsidP="00971C3D">
      <w:pPr>
        <w:spacing w:line="360" w:lineRule="auto"/>
      </w:pPr>
    </w:p>
    <w:p w14:paraId="579E104A" w14:textId="77777777" w:rsidR="00971C3D" w:rsidRDefault="00971C3D" w:rsidP="00971C3D">
      <w:pPr>
        <w:spacing w:line="360" w:lineRule="auto"/>
      </w:pPr>
      <w:r>
        <w:rPr>
          <w:rFonts w:ascii="Verdana" w:hAnsi="Verdana"/>
          <w:b/>
        </w:rPr>
        <w:t>Summary of variables</w:t>
      </w:r>
    </w:p>
    <w:p w14:paraId="65E3C5F7" w14:textId="77777777" w:rsidR="00971C3D" w:rsidRDefault="00971C3D" w:rsidP="00971C3D">
      <w:pPr>
        <w:spacing w:line="360" w:lineRule="auto"/>
      </w:pPr>
      <w:r w:rsidRPr="00CB7A19">
        <w:rPr>
          <w:b/>
        </w:rPr>
        <w:t>MENDMTHC</w:t>
      </w:r>
      <w:r>
        <w:t xml:space="preserve"> – Age at menarche (months since birth) – using data from 1960-1 only (777=not reached menarche by time of interview in 1960-1)</w:t>
      </w:r>
    </w:p>
    <w:p w14:paraId="6E2E81D3" w14:textId="77777777" w:rsidR="00971C3D" w:rsidRDefault="00971C3D" w:rsidP="00971C3D">
      <w:pPr>
        <w:spacing w:line="360" w:lineRule="auto"/>
      </w:pPr>
      <w:r w:rsidRPr="00CB7A19">
        <w:rPr>
          <w:b/>
        </w:rPr>
        <w:t>MENDAGEC</w:t>
      </w:r>
      <w:r>
        <w:t xml:space="preserve"> – Age at menarche (years) – using data from 1960-1 only (9,10 and 11 grouped as 11) (777=not reached menarche by time of interview in 1960-1)</w:t>
      </w:r>
    </w:p>
    <w:p w14:paraId="0937677A" w14:textId="77777777" w:rsidR="00971C3D" w:rsidRDefault="00971C3D" w:rsidP="00971C3D">
      <w:pPr>
        <w:spacing w:line="360" w:lineRule="auto"/>
      </w:pPr>
      <w:r w:rsidRPr="00CB7A19">
        <w:rPr>
          <w:b/>
        </w:rPr>
        <w:t>MENDAGECC</w:t>
      </w:r>
      <w:r>
        <w:t xml:space="preserve"> – Age at menarche (years) – using data from 1960-1 only (9,10 and 11 kept as separate categories)</w:t>
      </w:r>
      <w:r w:rsidRPr="00CB7A19">
        <w:t xml:space="preserve"> </w:t>
      </w:r>
      <w:r>
        <w:t>(777=not reached menarche by time of interview in 1960-1)</w:t>
      </w:r>
    </w:p>
    <w:p w14:paraId="2D89757C" w14:textId="77777777" w:rsidR="00971C3D" w:rsidRDefault="00971C3D" w:rsidP="00971C3D">
      <w:pPr>
        <w:spacing w:line="360" w:lineRule="auto"/>
      </w:pPr>
      <w:r w:rsidRPr="00CB7A19">
        <w:rPr>
          <w:b/>
        </w:rPr>
        <w:t xml:space="preserve">PUBERTY </w:t>
      </w:r>
      <w:r>
        <w:t>– Age at menarche (months since birth) – using data from 1960-1 and 1994</w:t>
      </w:r>
    </w:p>
    <w:p w14:paraId="0D6CD870" w14:textId="77777777" w:rsidR="00971C3D" w:rsidRDefault="00971C3D" w:rsidP="00971C3D">
      <w:pPr>
        <w:spacing w:line="360" w:lineRule="auto"/>
      </w:pPr>
      <w:r w:rsidRPr="00CB7A19">
        <w:rPr>
          <w:b/>
        </w:rPr>
        <w:t xml:space="preserve">PUBYR </w:t>
      </w:r>
      <w:r>
        <w:t>– Age at menarche (years) – using data from 1960-1 and 1994 (9,10 and 11 grouped as 11)</w:t>
      </w:r>
    </w:p>
    <w:p w14:paraId="23B7F19E" w14:textId="77777777" w:rsidR="00971C3D" w:rsidRDefault="00971C3D" w:rsidP="00971C3D">
      <w:pPr>
        <w:spacing w:line="360" w:lineRule="auto"/>
      </w:pPr>
      <w:r w:rsidRPr="00CB7A19">
        <w:rPr>
          <w:b/>
        </w:rPr>
        <w:t>PUBYRC</w:t>
      </w:r>
      <w:r>
        <w:t xml:space="preserve"> – Age at menarche (years) – using data from 1960-1 and 1994 (9,10 and 11 kept as separate categories)</w:t>
      </w:r>
    </w:p>
    <w:p w14:paraId="62BD0553" w14:textId="77777777" w:rsidR="00971C3D" w:rsidRDefault="00971C3D" w:rsidP="00971C3D">
      <w:pPr>
        <w:spacing w:line="360" w:lineRule="auto"/>
      </w:pPr>
    </w:p>
    <w:p w14:paraId="06012988" w14:textId="3757D2EC" w:rsidR="00D80061" w:rsidRDefault="00971C3D" w:rsidP="00D80061">
      <w:pPr>
        <w:spacing w:line="360" w:lineRule="auto"/>
      </w:pPr>
      <w:r>
        <w:rPr>
          <w:rFonts w:ascii="Verdana" w:hAnsi="Verdana"/>
          <w:b/>
        </w:rPr>
        <w:br w:type="page"/>
      </w:r>
      <w:r w:rsidR="00D80061">
        <w:t xml:space="preserve"> </w:t>
      </w:r>
    </w:p>
    <w:p w14:paraId="15633E6F" w14:textId="06026A74" w:rsidR="00971C3D" w:rsidRDefault="00971C3D" w:rsidP="00971C3D">
      <w:pPr>
        <w:jc w:val="center"/>
      </w:pPr>
      <w:r>
        <w:fldChar w:fldCharType="begin"/>
      </w:r>
      <w:r>
        <w:instrText xml:space="preserve"> ADDIN REFMGR.REFLIST </w:instrText>
      </w:r>
      <w:r>
        <w:fldChar w:fldCharType="separate"/>
      </w:r>
      <w:r>
        <w:t>Reference List</w:t>
      </w:r>
    </w:p>
    <w:p w14:paraId="1B5EDA01" w14:textId="77777777" w:rsidR="00971C3D" w:rsidRDefault="00971C3D" w:rsidP="00971C3D">
      <w:pPr>
        <w:jc w:val="center"/>
      </w:pPr>
    </w:p>
    <w:p w14:paraId="20DE1C40" w14:textId="77777777" w:rsidR="00971C3D" w:rsidRDefault="00971C3D" w:rsidP="00971C3D">
      <w:pPr>
        <w:tabs>
          <w:tab w:val="right" w:pos="360"/>
          <w:tab w:val="left" w:pos="540"/>
        </w:tabs>
        <w:ind w:left="540" w:hanging="540"/>
      </w:pPr>
      <w:r>
        <w:tab/>
        <w:t xml:space="preserve">1. </w:t>
      </w:r>
      <w:r>
        <w:tab/>
        <w:t xml:space="preserve">Cooper R, </w:t>
      </w:r>
      <w:proofErr w:type="spellStart"/>
      <w:r>
        <w:t>Blell</w:t>
      </w:r>
      <w:proofErr w:type="spellEnd"/>
      <w:r>
        <w:t xml:space="preserve"> M, Hardy R, Black S, Pollard TM, Wadsworth MEJ</w:t>
      </w:r>
      <w:r w:rsidRPr="00601E2C">
        <w:rPr>
          <w:i/>
        </w:rPr>
        <w:t xml:space="preserve"> et al</w:t>
      </w:r>
      <w:r>
        <w:t xml:space="preserve">. Validity of age at menarche self-reported in adulthood. </w:t>
      </w:r>
      <w:r w:rsidRPr="00601E2C">
        <w:rPr>
          <w:i/>
        </w:rPr>
        <w:t>Journal of Epidemiology and Community Health</w:t>
      </w:r>
      <w:r>
        <w:t xml:space="preserve"> 2006;</w:t>
      </w:r>
      <w:r w:rsidRPr="00601E2C">
        <w:rPr>
          <w:b/>
        </w:rPr>
        <w:t>60</w:t>
      </w:r>
      <w:r>
        <w:t>:993-7.</w:t>
      </w:r>
    </w:p>
    <w:p w14:paraId="03EE8C75" w14:textId="77777777" w:rsidR="00971C3D" w:rsidRDefault="00971C3D" w:rsidP="00971C3D">
      <w:pPr>
        <w:tabs>
          <w:tab w:val="right" w:pos="360"/>
          <w:tab w:val="left" w:pos="540"/>
        </w:tabs>
        <w:ind w:left="540" w:hanging="540"/>
      </w:pPr>
    </w:p>
    <w:p w14:paraId="718F29BC" w14:textId="77777777" w:rsidR="00971C3D" w:rsidRPr="004467C3" w:rsidRDefault="00971C3D" w:rsidP="00971C3D">
      <w:pPr>
        <w:tabs>
          <w:tab w:val="right" w:pos="360"/>
          <w:tab w:val="left" w:pos="540"/>
        </w:tabs>
        <w:ind w:left="540" w:hanging="540"/>
      </w:pPr>
      <w:r>
        <w:fldChar w:fldCharType="end"/>
      </w:r>
    </w:p>
    <w:p w14:paraId="1C410B35" w14:textId="77777777" w:rsidR="00971C3D" w:rsidRPr="00920CB0" w:rsidRDefault="00971C3D" w:rsidP="00971C3D">
      <w:pPr>
        <w:rPr>
          <w:b/>
        </w:rPr>
      </w:pPr>
    </w:p>
    <w:sectPr w:rsidR="00971C3D" w:rsidRPr="00920CB0" w:rsidSect="00971C3D">
      <w:footerReference w:type="even" r:id="rId7"/>
      <w:footerReference w:type="default" r:id="rId8"/>
      <w:pgSz w:w="11906" w:h="16838"/>
      <w:pgMar w:top="1440" w:right="1106"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88EBAD" w14:textId="77777777" w:rsidR="00E73D12" w:rsidRDefault="00E73D12">
      <w:r>
        <w:separator/>
      </w:r>
    </w:p>
  </w:endnote>
  <w:endnote w:type="continuationSeparator" w:id="0">
    <w:p w14:paraId="4B2FD99D" w14:textId="77777777" w:rsidR="00E73D12" w:rsidRDefault="00E73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CC851" w14:textId="77777777" w:rsidR="00234359" w:rsidRDefault="00234359" w:rsidP="002D51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6D935C" w14:textId="77777777" w:rsidR="00234359" w:rsidRDefault="00234359" w:rsidP="002343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DA765" w14:textId="77777777" w:rsidR="00234359" w:rsidRDefault="00234359" w:rsidP="002D51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D67EC">
      <w:rPr>
        <w:rStyle w:val="PageNumber"/>
        <w:noProof/>
      </w:rPr>
      <w:t>4</w:t>
    </w:r>
    <w:r>
      <w:rPr>
        <w:rStyle w:val="PageNumber"/>
      </w:rPr>
      <w:fldChar w:fldCharType="end"/>
    </w:r>
  </w:p>
  <w:p w14:paraId="0D3BB59F" w14:textId="77777777" w:rsidR="00234359" w:rsidRDefault="00234359" w:rsidP="002343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7B81D" w14:textId="77777777" w:rsidR="00E73D12" w:rsidRDefault="00E73D12">
      <w:r>
        <w:separator/>
      </w:r>
    </w:p>
  </w:footnote>
  <w:footnote w:type="continuationSeparator" w:id="0">
    <w:p w14:paraId="7EDAABF4" w14:textId="77777777" w:rsidR="00E73D12" w:rsidRDefault="00E73D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3B6A21"/>
    <w:multiLevelType w:val="hybridMultilevel"/>
    <w:tmpl w:val="469095FC"/>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15"/>
    <w:rsid w:val="000328D2"/>
    <w:rsid w:val="00130C32"/>
    <w:rsid w:val="002039DF"/>
    <w:rsid w:val="00234359"/>
    <w:rsid w:val="002C77B5"/>
    <w:rsid w:val="002D51D7"/>
    <w:rsid w:val="002D67EC"/>
    <w:rsid w:val="00372302"/>
    <w:rsid w:val="00380AFE"/>
    <w:rsid w:val="004D0F5D"/>
    <w:rsid w:val="00595615"/>
    <w:rsid w:val="007766B3"/>
    <w:rsid w:val="007E73B0"/>
    <w:rsid w:val="00813203"/>
    <w:rsid w:val="008F1414"/>
    <w:rsid w:val="00920CB0"/>
    <w:rsid w:val="00932A18"/>
    <w:rsid w:val="00971C3D"/>
    <w:rsid w:val="009D6CAD"/>
    <w:rsid w:val="00A62224"/>
    <w:rsid w:val="00A62C3C"/>
    <w:rsid w:val="00A66237"/>
    <w:rsid w:val="00AB21B9"/>
    <w:rsid w:val="00B06276"/>
    <w:rsid w:val="00C26366"/>
    <w:rsid w:val="00C64B43"/>
    <w:rsid w:val="00C8186D"/>
    <w:rsid w:val="00CB7746"/>
    <w:rsid w:val="00CD51D9"/>
    <w:rsid w:val="00D31A76"/>
    <w:rsid w:val="00D63097"/>
    <w:rsid w:val="00D80061"/>
    <w:rsid w:val="00E73D12"/>
    <w:rsid w:val="00EA0C83"/>
    <w:rsid w:val="00F44791"/>
    <w:rsid w:val="00F77753"/>
    <w:rsid w:val="00F92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hapeDefaults>
    <o:shapedefaults v:ext="edit" spidmax="2050"/>
    <o:shapelayout v:ext="edit">
      <o:idmap v:ext="edit" data="1"/>
    </o:shapelayout>
  </w:shapeDefaults>
  <w:decimalSymbol w:val="."/>
  <w:listSeparator w:val=","/>
  <w14:docId w14:val="418DF61A"/>
  <w15:chartTrackingRefBased/>
  <w15:docId w15:val="{3726985C-997B-4FE5-951F-111DF9825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A66237"/>
    <w:pPr>
      <w:keepNext/>
      <w:outlineLvl w:val="0"/>
    </w:pPr>
    <w:rPr>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AB21B9"/>
    <w:rPr>
      <w:rFonts w:ascii="Tahoma" w:hAnsi="Tahoma" w:cs="Tahoma"/>
      <w:sz w:val="16"/>
      <w:szCs w:val="16"/>
    </w:rPr>
  </w:style>
  <w:style w:type="table" w:styleId="TableGrid">
    <w:name w:val="Table Grid"/>
    <w:basedOn w:val="TableNormal"/>
    <w:rsid w:val="00971C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34359"/>
    <w:pPr>
      <w:tabs>
        <w:tab w:val="center" w:pos="4153"/>
        <w:tab w:val="right" w:pos="8306"/>
      </w:tabs>
    </w:pPr>
  </w:style>
  <w:style w:type="character" w:styleId="PageNumber">
    <w:name w:val="page number"/>
    <w:basedOn w:val="DefaultParagraphFont"/>
    <w:rsid w:val="00234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56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Meeting with Rachel cooper, Sarah Tom and Mary Pierce 19 November 2007</vt:lpstr>
    </vt:vector>
  </TitlesOfParts>
  <Company>MRC-NSHD</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with Rachel cooper, Sarah Tom and Mary Pierce 19 November 2007</dc:title>
  <dc:subject/>
  <dc:creator>Any User</dc:creator>
  <cp:keywords/>
  <cp:lastModifiedBy>Imran Shah</cp:lastModifiedBy>
  <cp:revision>2</cp:revision>
  <dcterms:created xsi:type="dcterms:W3CDTF">2025-03-05T13:24:00Z</dcterms:created>
  <dcterms:modified xsi:type="dcterms:W3CDTF">2025-03-05T13:24:00Z</dcterms:modified>
</cp:coreProperties>
</file>